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44AA9" w14:textId="77777777" w:rsidR="008075FB" w:rsidRDefault="008075FB" w:rsidP="008075FB"/>
    <w:p w14:paraId="7E80FF6C" w14:textId="77777777" w:rsidR="008075FB" w:rsidRDefault="008075FB" w:rsidP="008075FB">
      <w:pPr>
        <w:widowControl w:val="0"/>
        <w:spacing w:line="264" w:lineRule="auto"/>
        <w:jc w:val="center"/>
      </w:pPr>
      <w:r>
        <w:t>D</w:t>
      </w:r>
      <w:r w:rsidR="002942B6">
        <w:t xml:space="preserve">ETERMINING THE PROVENANCE AND CONSERVATION NEEDS OF EXTRALIMITAL SIX-LINED RACERUNNER </w:t>
      </w:r>
      <w:r w:rsidR="00471D08">
        <w:t>(</w:t>
      </w:r>
      <w:r w:rsidR="00471D08" w:rsidRPr="00471D08">
        <w:rPr>
          <w:i/>
        </w:rPr>
        <w:t>ASPIDOSCELIS SEXLINEATA)</w:t>
      </w:r>
      <w:r w:rsidR="00471D08">
        <w:t xml:space="preserve"> </w:t>
      </w:r>
      <w:r w:rsidR="002942B6">
        <w:t xml:space="preserve">LIZARDS </w:t>
      </w:r>
    </w:p>
    <w:p w14:paraId="35D3BDC2" w14:textId="77777777" w:rsidR="008075FB" w:rsidRDefault="008075FB" w:rsidP="008075FB">
      <w:pPr>
        <w:widowControl w:val="0"/>
        <w:spacing w:line="264" w:lineRule="auto"/>
        <w:jc w:val="center"/>
      </w:pPr>
    </w:p>
    <w:p w14:paraId="17238822" w14:textId="77777777" w:rsidR="008075FB" w:rsidRDefault="008075FB" w:rsidP="008075FB">
      <w:pPr>
        <w:widowControl w:val="0"/>
        <w:spacing w:line="264" w:lineRule="auto"/>
        <w:jc w:val="center"/>
      </w:pPr>
    </w:p>
    <w:p w14:paraId="492A2CDC" w14:textId="77777777" w:rsidR="002850D7" w:rsidRDefault="002850D7" w:rsidP="008075FB">
      <w:pPr>
        <w:widowControl w:val="0"/>
        <w:spacing w:line="264" w:lineRule="auto"/>
        <w:jc w:val="center"/>
      </w:pPr>
    </w:p>
    <w:p w14:paraId="7207C9B6" w14:textId="77777777" w:rsidR="002850D7" w:rsidRDefault="002850D7" w:rsidP="008075FB">
      <w:pPr>
        <w:widowControl w:val="0"/>
        <w:spacing w:line="264" w:lineRule="auto"/>
        <w:jc w:val="center"/>
      </w:pPr>
    </w:p>
    <w:p w14:paraId="2FD24A7F" w14:textId="77777777" w:rsidR="002850D7" w:rsidRDefault="002850D7" w:rsidP="008075FB">
      <w:pPr>
        <w:widowControl w:val="0"/>
        <w:spacing w:line="264" w:lineRule="auto"/>
        <w:jc w:val="center"/>
      </w:pPr>
    </w:p>
    <w:p w14:paraId="3180BBE2" w14:textId="77777777" w:rsidR="002850D7" w:rsidRDefault="002850D7" w:rsidP="008075FB">
      <w:pPr>
        <w:widowControl w:val="0"/>
        <w:spacing w:line="264" w:lineRule="auto"/>
        <w:jc w:val="center"/>
      </w:pPr>
    </w:p>
    <w:p w14:paraId="32B4AD76" w14:textId="77777777" w:rsidR="008075FB" w:rsidRDefault="008075FB" w:rsidP="008075FB">
      <w:pPr>
        <w:widowControl w:val="0"/>
        <w:spacing w:line="264" w:lineRule="auto"/>
        <w:jc w:val="center"/>
      </w:pPr>
    </w:p>
    <w:p w14:paraId="586F51F8" w14:textId="77777777" w:rsidR="008075FB" w:rsidRDefault="008075FB" w:rsidP="008075FB">
      <w:pPr>
        <w:widowControl w:val="0"/>
        <w:spacing w:line="264" w:lineRule="auto"/>
        <w:jc w:val="center"/>
      </w:pPr>
    </w:p>
    <w:p w14:paraId="41A88996" w14:textId="77777777" w:rsidR="008075FB" w:rsidRDefault="008075FB" w:rsidP="008075FB">
      <w:pPr>
        <w:widowControl w:val="0"/>
        <w:spacing w:line="264" w:lineRule="auto"/>
        <w:jc w:val="center"/>
      </w:pPr>
    </w:p>
    <w:p w14:paraId="79B307F2" w14:textId="77777777" w:rsidR="008075FB" w:rsidRDefault="008075FB" w:rsidP="008075FB">
      <w:pPr>
        <w:widowControl w:val="0"/>
        <w:spacing w:line="264" w:lineRule="auto"/>
        <w:jc w:val="center"/>
      </w:pPr>
      <w:r>
        <w:t>A THESIS SUBMITTED FOR PARTIAL FULFILLMENT</w:t>
      </w:r>
    </w:p>
    <w:p w14:paraId="6444C18D" w14:textId="77777777" w:rsidR="008075FB" w:rsidRDefault="008075FB" w:rsidP="008075FB">
      <w:pPr>
        <w:widowControl w:val="0"/>
        <w:spacing w:line="264" w:lineRule="auto"/>
        <w:jc w:val="center"/>
      </w:pPr>
      <w:r>
        <w:t>OF THE REQUIREMENTS FOR THE DEGREE OF</w:t>
      </w:r>
    </w:p>
    <w:p w14:paraId="3CC23B21" w14:textId="77777777" w:rsidR="008075FB" w:rsidRDefault="008075FB" w:rsidP="008075FB">
      <w:pPr>
        <w:widowControl w:val="0"/>
        <w:spacing w:line="264" w:lineRule="auto"/>
        <w:jc w:val="center"/>
      </w:pPr>
    </w:p>
    <w:p w14:paraId="026332F7" w14:textId="77777777" w:rsidR="008075FB" w:rsidRDefault="008075FB" w:rsidP="008075FB">
      <w:pPr>
        <w:widowControl w:val="0"/>
        <w:spacing w:line="264" w:lineRule="auto"/>
        <w:jc w:val="center"/>
      </w:pPr>
      <w:r>
        <w:t>BACHELOR OF SCIENCE</w:t>
      </w:r>
    </w:p>
    <w:p w14:paraId="32A6D645" w14:textId="77777777" w:rsidR="008075FB" w:rsidRDefault="008075FB" w:rsidP="008075FB">
      <w:pPr>
        <w:widowControl w:val="0"/>
        <w:spacing w:line="264" w:lineRule="auto"/>
        <w:jc w:val="center"/>
      </w:pPr>
    </w:p>
    <w:p w14:paraId="4576D2CF" w14:textId="77777777" w:rsidR="008075FB" w:rsidRDefault="008075FB" w:rsidP="008075FB">
      <w:pPr>
        <w:widowControl w:val="0"/>
        <w:spacing w:line="264" w:lineRule="auto"/>
        <w:jc w:val="center"/>
      </w:pPr>
      <w:r>
        <w:t>IN</w:t>
      </w:r>
    </w:p>
    <w:p w14:paraId="7A823373" w14:textId="77777777" w:rsidR="008075FB" w:rsidRDefault="008075FB" w:rsidP="008075FB">
      <w:pPr>
        <w:widowControl w:val="0"/>
        <w:spacing w:line="264" w:lineRule="auto"/>
        <w:jc w:val="center"/>
      </w:pPr>
    </w:p>
    <w:p w14:paraId="6FFCC453" w14:textId="77777777" w:rsidR="008075FB" w:rsidRDefault="008075FB" w:rsidP="008075FB">
      <w:pPr>
        <w:widowControl w:val="0"/>
        <w:spacing w:line="264" w:lineRule="auto"/>
        <w:jc w:val="center"/>
      </w:pPr>
      <w:r>
        <w:t>GLOBAL ENVIRONMENTAL SCIENCE</w:t>
      </w:r>
    </w:p>
    <w:p w14:paraId="4F04A69A" w14:textId="77777777" w:rsidR="008075FB" w:rsidRDefault="008075FB" w:rsidP="008075FB">
      <w:pPr>
        <w:widowControl w:val="0"/>
        <w:spacing w:line="264" w:lineRule="auto"/>
        <w:jc w:val="center"/>
      </w:pPr>
    </w:p>
    <w:p w14:paraId="007844EE" w14:textId="77777777" w:rsidR="008075FB" w:rsidRDefault="008075FB" w:rsidP="008075FB">
      <w:pPr>
        <w:widowControl w:val="0"/>
        <w:spacing w:line="264" w:lineRule="auto"/>
        <w:jc w:val="center"/>
      </w:pPr>
      <w:r>
        <w:t>MAY 2023</w:t>
      </w:r>
    </w:p>
    <w:p w14:paraId="20F90FEA" w14:textId="77777777" w:rsidR="008075FB" w:rsidRDefault="008075FB" w:rsidP="008075FB">
      <w:pPr>
        <w:widowControl w:val="0"/>
        <w:spacing w:line="264" w:lineRule="auto"/>
        <w:jc w:val="center"/>
      </w:pPr>
    </w:p>
    <w:p w14:paraId="0DE4595B" w14:textId="77777777" w:rsidR="002850D7" w:rsidRDefault="002850D7" w:rsidP="008075FB">
      <w:pPr>
        <w:widowControl w:val="0"/>
        <w:spacing w:line="264" w:lineRule="auto"/>
        <w:jc w:val="center"/>
      </w:pPr>
    </w:p>
    <w:p w14:paraId="0C44B2C5" w14:textId="77777777" w:rsidR="002850D7" w:rsidRDefault="002850D7" w:rsidP="008075FB">
      <w:pPr>
        <w:widowControl w:val="0"/>
        <w:spacing w:line="264" w:lineRule="auto"/>
        <w:jc w:val="center"/>
      </w:pPr>
    </w:p>
    <w:p w14:paraId="428ADBF6" w14:textId="77777777" w:rsidR="002850D7" w:rsidRDefault="002850D7" w:rsidP="008075FB">
      <w:pPr>
        <w:widowControl w:val="0"/>
        <w:spacing w:line="264" w:lineRule="auto"/>
        <w:jc w:val="center"/>
      </w:pPr>
    </w:p>
    <w:p w14:paraId="64254AE3" w14:textId="77777777" w:rsidR="002850D7" w:rsidRDefault="002850D7" w:rsidP="008075FB">
      <w:pPr>
        <w:widowControl w:val="0"/>
        <w:spacing w:line="264" w:lineRule="auto"/>
        <w:jc w:val="center"/>
      </w:pPr>
    </w:p>
    <w:p w14:paraId="05B6D8CF" w14:textId="77777777" w:rsidR="002850D7" w:rsidRDefault="002850D7" w:rsidP="008075FB">
      <w:pPr>
        <w:widowControl w:val="0"/>
        <w:spacing w:line="264" w:lineRule="auto"/>
        <w:jc w:val="center"/>
      </w:pPr>
    </w:p>
    <w:p w14:paraId="52A837B8" w14:textId="77777777" w:rsidR="002850D7" w:rsidRDefault="002850D7" w:rsidP="008075FB">
      <w:pPr>
        <w:widowControl w:val="0"/>
        <w:spacing w:line="264" w:lineRule="auto"/>
        <w:jc w:val="center"/>
      </w:pPr>
    </w:p>
    <w:p w14:paraId="1A6E625E" w14:textId="77777777" w:rsidR="002850D7" w:rsidRDefault="002850D7" w:rsidP="008075FB">
      <w:pPr>
        <w:widowControl w:val="0"/>
        <w:spacing w:line="264" w:lineRule="auto"/>
        <w:jc w:val="center"/>
      </w:pPr>
    </w:p>
    <w:p w14:paraId="17C05F6E" w14:textId="77777777" w:rsidR="008075FB" w:rsidRDefault="008075FB" w:rsidP="008075FB">
      <w:pPr>
        <w:widowControl w:val="0"/>
        <w:spacing w:line="264" w:lineRule="auto"/>
        <w:jc w:val="center"/>
      </w:pPr>
      <w:r>
        <w:t>By</w:t>
      </w:r>
    </w:p>
    <w:p w14:paraId="4A19CA0A" w14:textId="77777777" w:rsidR="008075FB" w:rsidRDefault="008075FB" w:rsidP="008075FB">
      <w:pPr>
        <w:widowControl w:val="0"/>
        <w:spacing w:line="264" w:lineRule="auto"/>
        <w:jc w:val="center"/>
      </w:pPr>
      <w:r>
        <w:t>Quinn S. Moon</w:t>
      </w:r>
    </w:p>
    <w:p w14:paraId="5A68BB9F" w14:textId="77777777" w:rsidR="008075FB" w:rsidRDefault="008075FB" w:rsidP="008075FB">
      <w:pPr>
        <w:widowControl w:val="0"/>
        <w:spacing w:line="264" w:lineRule="auto"/>
        <w:jc w:val="center"/>
      </w:pPr>
    </w:p>
    <w:p w14:paraId="7EF2A25E" w14:textId="77777777" w:rsidR="002850D7" w:rsidRDefault="002850D7" w:rsidP="008075FB">
      <w:pPr>
        <w:widowControl w:val="0"/>
        <w:spacing w:line="264" w:lineRule="auto"/>
        <w:jc w:val="center"/>
      </w:pPr>
    </w:p>
    <w:p w14:paraId="3D4BE7A9" w14:textId="77777777" w:rsidR="002850D7" w:rsidRDefault="002850D7" w:rsidP="008075FB">
      <w:pPr>
        <w:widowControl w:val="0"/>
        <w:spacing w:line="264" w:lineRule="auto"/>
        <w:jc w:val="center"/>
      </w:pPr>
    </w:p>
    <w:p w14:paraId="24030D72" w14:textId="77777777" w:rsidR="002850D7" w:rsidRDefault="002850D7" w:rsidP="008075FB">
      <w:pPr>
        <w:widowControl w:val="0"/>
        <w:spacing w:line="264" w:lineRule="auto"/>
        <w:jc w:val="center"/>
      </w:pPr>
    </w:p>
    <w:p w14:paraId="24279A18" w14:textId="77777777" w:rsidR="002850D7" w:rsidRDefault="002850D7" w:rsidP="008075FB">
      <w:pPr>
        <w:widowControl w:val="0"/>
        <w:spacing w:line="264" w:lineRule="auto"/>
        <w:jc w:val="center"/>
      </w:pPr>
    </w:p>
    <w:p w14:paraId="1E4F4FBB" w14:textId="77777777" w:rsidR="002850D7" w:rsidRDefault="002850D7" w:rsidP="008075FB">
      <w:pPr>
        <w:widowControl w:val="0"/>
        <w:spacing w:line="264" w:lineRule="auto"/>
        <w:jc w:val="center"/>
      </w:pPr>
    </w:p>
    <w:p w14:paraId="63B27792" w14:textId="77777777" w:rsidR="008075FB" w:rsidRDefault="008075FB" w:rsidP="008075FB">
      <w:pPr>
        <w:widowControl w:val="0"/>
        <w:spacing w:line="264" w:lineRule="auto"/>
        <w:jc w:val="center"/>
      </w:pPr>
      <w:r>
        <w:t>Thesis Advisor</w:t>
      </w:r>
    </w:p>
    <w:p w14:paraId="50A2168C" w14:textId="77777777" w:rsidR="008075FB" w:rsidRDefault="008075FB" w:rsidP="008075FB">
      <w:pPr>
        <w:widowControl w:val="0"/>
        <w:spacing w:line="264" w:lineRule="auto"/>
        <w:jc w:val="center"/>
      </w:pPr>
      <w:r>
        <w:t>Dr. Robert Thomson</w:t>
      </w:r>
    </w:p>
    <w:p w14:paraId="7547D205" w14:textId="77777777" w:rsidR="008075FB" w:rsidRDefault="008075FB" w:rsidP="008075FB">
      <w:pPr>
        <w:widowControl w:val="0"/>
        <w:spacing w:line="264" w:lineRule="auto"/>
        <w:jc w:val="center"/>
      </w:pPr>
    </w:p>
    <w:p w14:paraId="5F510FDD" w14:textId="77777777" w:rsidR="008075FB" w:rsidRDefault="008075FB" w:rsidP="008075FB"/>
    <w:p w14:paraId="43DA697A" w14:textId="77777777" w:rsidR="008075FB" w:rsidRDefault="008075FB" w:rsidP="008075FB"/>
    <w:p w14:paraId="2D0D3F25" w14:textId="77777777" w:rsidR="008075FB" w:rsidRDefault="008075FB" w:rsidP="008075FB"/>
    <w:p w14:paraId="703C2F67" w14:textId="77777777" w:rsidR="008075FB" w:rsidRDefault="008075FB" w:rsidP="008075FB"/>
    <w:p w14:paraId="4FF36EC3" w14:textId="77777777" w:rsidR="008075FB" w:rsidRDefault="008075FB" w:rsidP="008075FB"/>
    <w:p w14:paraId="48ED21DB" w14:textId="77777777" w:rsidR="008075FB" w:rsidRDefault="008075FB" w:rsidP="008075FB"/>
    <w:p w14:paraId="4C38A16E" w14:textId="77777777" w:rsidR="008075FB" w:rsidRDefault="008075FB" w:rsidP="008075FB"/>
    <w:p w14:paraId="3395CEC1" w14:textId="77777777" w:rsidR="008075FB" w:rsidRDefault="008075FB" w:rsidP="008075FB"/>
    <w:p w14:paraId="15299B22" w14:textId="77777777" w:rsidR="008075FB" w:rsidRDefault="008075FB" w:rsidP="008075FB"/>
    <w:p w14:paraId="783112BB" w14:textId="77777777" w:rsidR="008075FB" w:rsidRDefault="008075FB" w:rsidP="008075FB"/>
    <w:p w14:paraId="0DA896A8" w14:textId="77777777" w:rsidR="008075FB" w:rsidRDefault="008075FB" w:rsidP="008075FB"/>
    <w:p w14:paraId="17A8754A" w14:textId="77777777" w:rsidR="008075FB" w:rsidRDefault="008075FB" w:rsidP="008075FB"/>
    <w:p w14:paraId="34A84B96" w14:textId="77777777" w:rsidR="008075FB" w:rsidRDefault="008075FB" w:rsidP="008075FB"/>
    <w:p w14:paraId="376879B5" w14:textId="77777777" w:rsidR="008075FB" w:rsidRDefault="008075FB" w:rsidP="008075FB"/>
    <w:p w14:paraId="3E11E1C8" w14:textId="77777777" w:rsidR="008075FB" w:rsidRDefault="008075FB" w:rsidP="008075FB"/>
    <w:p w14:paraId="4F0F8501" w14:textId="77777777" w:rsidR="008075FB" w:rsidRDefault="008075FB" w:rsidP="008075FB"/>
    <w:p w14:paraId="216E5EEB" w14:textId="77777777" w:rsidR="008075FB" w:rsidRDefault="008075FB" w:rsidP="008075FB"/>
    <w:p w14:paraId="223C11E6" w14:textId="77777777" w:rsidR="008075FB" w:rsidRDefault="008075FB" w:rsidP="008075FB"/>
    <w:p w14:paraId="758764B1" w14:textId="77777777" w:rsidR="008075FB" w:rsidRDefault="008075FB" w:rsidP="008075FB">
      <w:pPr>
        <w:jc w:val="center"/>
      </w:pPr>
    </w:p>
    <w:p w14:paraId="662EC6B8" w14:textId="77777777" w:rsidR="008075FB" w:rsidRDefault="002C74E0" w:rsidP="008075FB">
      <w:pPr>
        <w:jc w:val="center"/>
      </w:pPr>
      <w:r>
        <w:t xml:space="preserve">I </w:t>
      </w:r>
      <w:r w:rsidR="008075FB">
        <w:t xml:space="preserve">certify that </w:t>
      </w:r>
      <w:r>
        <w:t>I</w:t>
      </w:r>
      <w:r w:rsidR="008075FB">
        <w:t xml:space="preserve"> have read this thesis and that, in our opinion, it is</w:t>
      </w:r>
    </w:p>
    <w:p w14:paraId="2B8A7AC1" w14:textId="77777777" w:rsidR="008075FB" w:rsidRDefault="008075FB" w:rsidP="008075FB">
      <w:pPr>
        <w:jc w:val="center"/>
      </w:pPr>
      <w:r>
        <w:t>satisfactory in scope and quality as a thesis for the degree of Bachelor of</w:t>
      </w:r>
    </w:p>
    <w:p w14:paraId="7A9405E4" w14:textId="77777777" w:rsidR="008075FB" w:rsidRDefault="008075FB" w:rsidP="008075FB">
      <w:pPr>
        <w:jc w:val="center"/>
      </w:pPr>
      <w:r>
        <w:t>Science in Global Environmental Science.</w:t>
      </w:r>
    </w:p>
    <w:p w14:paraId="1BB2FC7C" w14:textId="77777777" w:rsidR="008075FB" w:rsidRDefault="008075FB" w:rsidP="008075FB"/>
    <w:p w14:paraId="3C8CCFE1" w14:textId="77777777" w:rsidR="008075FB" w:rsidRDefault="008075FB" w:rsidP="008075FB"/>
    <w:p w14:paraId="010FB260" w14:textId="77777777" w:rsidR="008075FB" w:rsidRDefault="008075FB" w:rsidP="008075FB"/>
    <w:p w14:paraId="523AB2DD" w14:textId="77777777" w:rsidR="008075FB" w:rsidRDefault="008075FB" w:rsidP="008075FB"/>
    <w:p w14:paraId="30ECA5A6" w14:textId="77777777" w:rsidR="008075FB" w:rsidRDefault="008075FB" w:rsidP="008075FB"/>
    <w:p w14:paraId="019B9CB0" w14:textId="77777777" w:rsidR="008075FB" w:rsidRDefault="008075FB" w:rsidP="008075FB"/>
    <w:p w14:paraId="49D6B513" w14:textId="77777777" w:rsidR="008075FB" w:rsidRDefault="008075FB" w:rsidP="008075FB"/>
    <w:p w14:paraId="4CED6907" w14:textId="77777777" w:rsidR="008075FB" w:rsidRDefault="008075FB" w:rsidP="008075FB"/>
    <w:p w14:paraId="4AE30FA7" w14:textId="77777777" w:rsidR="008075FB" w:rsidRDefault="008075FB" w:rsidP="008075FB"/>
    <w:p w14:paraId="03DC58E8" w14:textId="77777777" w:rsidR="008075FB" w:rsidRDefault="008075FB" w:rsidP="008075FB"/>
    <w:p w14:paraId="374B6A96" w14:textId="77777777" w:rsidR="00EE00B5" w:rsidRDefault="00EE00B5" w:rsidP="008075FB"/>
    <w:p w14:paraId="6344E012" w14:textId="77777777" w:rsidR="00EE00B5" w:rsidRDefault="00EE00B5" w:rsidP="008075FB"/>
    <w:p w14:paraId="6454FBBD" w14:textId="77777777" w:rsidR="008075FB" w:rsidRDefault="008075FB" w:rsidP="008075FB"/>
    <w:p w14:paraId="2B4A5C66" w14:textId="77777777" w:rsidR="008075FB" w:rsidRDefault="008075FB" w:rsidP="008075FB"/>
    <w:p w14:paraId="5EC78D9E" w14:textId="77777777" w:rsidR="008075FB" w:rsidRDefault="008075FB" w:rsidP="002C74E0">
      <w:pPr>
        <w:jc w:val="center"/>
      </w:pPr>
      <w:r>
        <w:t>THESIS ADVISOR</w:t>
      </w:r>
    </w:p>
    <w:p w14:paraId="2890DB10" w14:textId="674AB227" w:rsidR="008075FB" w:rsidRDefault="00D05128" w:rsidP="002C74E0">
      <w:pPr>
        <w:jc w:val="center"/>
      </w:pPr>
      <w:r>
        <w:rPr>
          <w:noProof/>
        </w:rPr>
        <w:drawing>
          <wp:inline distT="0" distB="0" distL="0" distR="0" wp14:anchorId="37A16932" wp14:editId="40A89B6F">
            <wp:extent cx="1906622" cy="449204"/>
            <wp:effectExtent l="0" t="0" r="0" b="0"/>
            <wp:docPr id="346525109" name="Picture 1" descr="A picture containing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5109" name="Picture 1" descr="A picture containing invertebra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72733" cy="464780"/>
                    </a:xfrm>
                    <a:prstGeom prst="rect">
                      <a:avLst/>
                    </a:prstGeom>
                  </pic:spPr>
                </pic:pic>
              </a:graphicData>
            </a:graphic>
          </wp:inline>
        </w:drawing>
      </w:r>
    </w:p>
    <w:p w14:paraId="5830C788" w14:textId="77777777" w:rsidR="008075FB" w:rsidRDefault="008075FB" w:rsidP="002C74E0">
      <w:pPr>
        <w:jc w:val="center"/>
      </w:pPr>
      <w:r>
        <w:t>____________________________________</w:t>
      </w:r>
    </w:p>
    <w:p w14:paraId="62639AA0" w14:textId="77777777" w:rsidR="008075FB" w:rsidRDefault="008075FB" w:rsidP="002C74E0">
      <w:pPr>
        <w:jc w:val="center"/>
      </w:pPr>
    </w:p>
    <w:p w14:paraId="222FCD62" w14:textId="77777777" w:rsidR="008075FB" w:rsidRDefault="008075FB" w:rsidP="002C74E0">
      <w:pPr>
        <w:jc w:val="center"/>
      </w:pPr>
      <w:r>
        <w:t>Dr. Robert Thomson</w:t>
      </w:r>
    </w:p>
    <w:p w14:paraId="1EE6F99A" w14:textId="77777777" w:rsidR="008075FB" w:rsidRDefault="008075FB" w:rsidP="002C74E0">
      <w:pPr>
        <w:jc w:val="center"/>
      </w:pPr>
      <w:r>
        <w:t>School of Life Sciences</w:t>
      </w:r>
    </w:p>
    <w:p w14:paraId="1E0249FC" w14:textId="77777777" w:rsidR="008075FB" w:rsidRDefault="008075FB" w:rsidP="008075FB">
      <w:pPr>
        <w:jc w:val="right"/>
      </w:pPr>
    </w:p>
    <w:p w14:paraId="58DD157F" w14:textId="77777777" w:rsidR="008075FB" w:rsidRDefault="008075FB" w:rsidP="008075FB">
      <w:pPr>
        <w:jc w:val="right"/>
      </w:pPr>
    </w:p>
    <w:p w14:paraId="348E97E2" w14:textId="77777777" w:rsidR="00A6367C" w:rsidRDefault="00A6367C" w:rsidP="008075FB">
      <w:pPr>
        <w:jc w:val="right"/>
      </w:pPr>
    </w:p>
    <w:p w14:paraId="5D657E69" w14:textId="77777777" w:rsidR="00A6367C" w:rsidRDefault="00A6367C" w:rsidP="008075FB">
      <w:pPr>
        <w:jc w:val="right"/>
      </w:pPr>
    </w:p>
    <w:p w14:paraId="19AF5CA9" w14:textId="77777777" w:rsidR="00A6367C" w:rsidRDefault="00A6367C" w:rsidP="008075FB">
      <w:pPr>
        <w:jc w:val="right"/>
      </w:pPr>
    </w:p>
    <w:p w14:paraId="7782830D" w14:textId="77777777" w:rsidR="00A6367C" w:rsidRDefault="00A6367C" w:rsidP="008075FB">
      <w:pPr>
        <w:jc w:val="right"/>
      </w:pPr>
    </w:p>
    <w:p w14:paraId="64EA8ABF" w14:textId="77777777" w:rsidR="00A6367C" w:rsidRDefault="00A6367C" w:rsidP="008075FB">
      <w:pPr>
        <w:jc w:val="right"/>
      </w:pPr>
    </w:p>
    <w:p w14:paraId="14D9B980" w14:textId="77777777" w:rsidR="00A6367C" w:rsidRDefault="00A6367C" w:rsidP="008075FB">
      <w:pPr>
        <w:jc w:val="right"/>
      </w:pPr>
    </w:p>
    <w:p w14:paraId="7FAE1D7E" w14:textId="77777777" w:rsidR="00A6367C" w:rsidRDefault="00A6367C" w:rsidP="008075FB">
      <w:pPr>
        <w:jc w:val="right"/>
      </w:pPr>
    </w:p>
    <w:p w14:paraId="55AE5B3D" w14:textId="77777777" w:rsidR="00A6367C" w:rsidRDefault="00A6367C" w:rsidP="008075FB">
      <w:pPr>
        <w:jc w:val="right"/>
      </w:pPr>
    </w:p>
    <w:p w14:paraId="1CEF25BA" w14:textId="77777777" w:rsidR="00A6367C" w:rsidRDefault="00A6367C" w:rsidP="008075FB">
      <w:pPr>
        <w:jc w:val="right"/>
      </w:pPr>
    </w:p>
    <w:p w14:paraId="1D871FFF" w14:textId="77777777" w:rsidR="00A6367C" w:rsidRDefault="00A6367C" w:rsidP="008075FB">
      <w:pPr>
        <w:jc w:val="right"/>
      </w:pPr>
    </w:p>
    <w:p w14:paraId="63E341CA" w14:textId="77777777" w:rsidR="00A6367C" w:rsidRDefault="00A6367C" w:rsidP="008075FB">
      <w:pPr>
        <w:jc w:val="right"/>
      </w:pPr>
    </w:p>
    <w:p w14:paraId="205FDF84" w14:textId="77777777" w:rsidR="00A6367C" w:rsidRDefault="00A6367C" w:rsidP="008075FB">
      <w:pPr>
        <w:jc w:val="right"/>
      </w:pPr>
    </w:p>
    <w:p w14:paraId="190E8B78" w14:textId="77777777" w:rsidR="00A6367C" w:rsidRDefault="00A6367C" w:rsidP="008075FB">
      <w:pPr>
        <w:jc w:val="right"/>
      </w:pPr>
    </w:p>
    <w:p w14:paraId="5E093D21" w14:textId="77777777" w:rsidR="00A6367C" w:rsidRDefault="00A6367C" w:rsidP="008075FB">
      <w:pPr>
        <w:jc w:val="right"/>
      </w:pPr>
    </w:p>
    <w:p w14:paraId="237B0038" w14:textId="77777777" w:rsidR="00EE00B5" w:rsidRDefault="00EE00B5" w:rsidP="008075FB">
      <w:pPr>
        <w:jc w:val="right"/>
      </w:pPr>
    </w:p>
    <w:p w14:paraId="40C42708" w14:textId="77777777" w:rsidR="00EE00B5" w:rsidRDefault="00EE00B5" w:rsidP="008075FB">
      <w:pPr>
        <w:jc w:val="right"/>
      </w:pPr>
    </w:p>
    <w:p w14:paraId="401A2AB5" w14:textId="77777777" w:rsidR="00EE00B5" w:rsidRDefault="00EE00B5" w:rsidP="008075FB">
      <w:pPr>
        <w:jc w:val="right"/>
      </w:pPr>
    </w:p>
    <w:p w14:paraId="46E54290" w14:textId="77777777" w:rsidR="00EE00B5" w:rsidRDefault="00EE00B5" w:rsidP="008075FB">
      <w:pPr>
        <w:jc w:val="right"/>
      </w:pPr>
    </w:p>
    <w:p w14:paraId="64375BDD" w14:textId="77777777" w:rsidR="00EE00B5" w:rsidRDefault="00EE00B5" w:rsidP="008075FB">
      <w:pPr>
        <w:jc w:val="right"/>
      </w:pPr>
    </w:p>
    <w:p w14:paraId="3ACC070D" w14:textId="77777777" w:rsidR="00A6367C" w:rsidRDefault="00A6367C" w:rsidP="008075FB">
      <w:pPr>
        <w:jc w:val="right"/>
      </w:pPr>
    </w:p>
    <w:p w14:paraId="4037486D" w14:textId="77777777" w:rsidR="00A6367C" w:rsidRDefault="00A6367C" w:rsidP="008075FB">
      <w:pPr>
        <w:jc w:val="right"/>
      </w:pPr>
    </w:p>
    <w:p w14:paraId="23E25B1C" w14:textId="77777777" w:rsidR="00A6367C" w:rsidRDefault="00A6367C" w:rsidP="008075FB">
      <w:pPr>
        <w:jc w:val="right"/>
      </w:pPr>
    </w:p>
    <w:p w14:paraId="3DCE0F06" w14:textId="77777777" w:rsidR="008075FB" w:rsidRDefault="008075FB" w:rsidP="008075FB">
      <w:pPr>
        <w:jc w:val="right"/>
      </w:pPr>
    </w:p>
    <w:p w14:paraId="25232875" w14:textId="77777777" w:rsidR="008075FB" w:rsidRDefault="00A6367C" w:rsidP="00A6367C">
      <w:pPr>
        <w:jc w:val="center"/>
      </w:pPr>
      <w:r>
        <w:t xml:space="preserve">For my father, Michael Mash, who </w:t>
      </w:r>
      <w:r w:rsidR="008F6E26">
        <w:t>glows with love and</w:t>
      </w:r>
      <w:r>
        <w:t xml:space="preserve"> positivity.</w:t>
      </w:r>
    </w:p>
    <w:p w14:paraId="50D3CAB9" w14:textId="77777777" w:rsidR="008075FB" w:rsidRDefault="008075FB" w:rsidP="008075FB"/>
    <w:p w14:paraId="6814FA37" w14:textId="77777777" w:rsidR="008075FB" w:rsidRDefault="008075FB" w:rsidP="008075FB"/>
    <w:p w14:paraId="07CFF61D" w14:textId="77777777" w:rsidR="008075FB" w:rsidRDefault="008075FB" w:rsidP="008075FB"/>
    <w:p w14:paraId="502159C0" w14:textId="77777777" w:rsidR="008075FB" w:rsidRDefault="008075FB" w:rsidP="008075FB"/>
    <w:p w14:paraId="2A7D02D4" w14:textId="77777777" w:rsidR="004A6AFF" w:rsidRDefault="004A6AFF" w:rsidP="008075FB"/>
    <w:p w14:paraId="18E23DF5" w14:textId="77777777" w:rsidR="004A6AFF" w:rsidRDefault="004A6AFF" w:rsidP="008075FB"/>
    <w:p w14:paraId="3A6FA9A9" w14:textId="77777777" w:rsidR="004A6AFF" w:rsidRDefault="004A6AFF" w:rsidP="008075FB"/>
    <w:p w14:paraId="68CC8113" w14:textId="77777777" w:rsidR="008143A4" w:rsidRDefault="008143A4" w:rsidP="008075FB"/>
    <w:p w14:paraId="08809717" w14:textId="77777777" w:rsidR="00A6367C" w:rsidRDefault="00A6367C" w:rsidP="008075FB"/>
    <w:p w14:paraId="4830F105" w14:textId="77777777" w:rsidR="00A6367C" w:rsidRDefault="00A6367C" w:rsidP="008075FB"/>
    <w:p w14:paraId="189B3857" w14:textId="77777777" w:rsidR="00A6367C" w:rsidRDefault="00A6367C" w:rsidP="008075FB"/>
    <w:p w14:paraId="15CD2E2F" w14:textId="77777777" w:rsidR="00A6367C" w:rsidRDefault="00A6367C" w:rsidP="008075FB"/>
    <w:p w14:paraId="7B718CF9" w14:textId="77777777" w:rsidR="00A6367C" w:rsidRDefault="00A6367C" w:rsidP="008075FB"/>
    <w:p w14:paraId="4E3A2CBC" w14:textId="77777777" w:rsidR="00A6367C" w:rsidRDefault="00A6367C" w:rsidP="008075FB"/>
    <w:p w14:paraId="28D300F0" w14:textId="77777777" w:rsidR="00A6367C" w:rsidRDefault="00A6367C" w:rsidP="008075FB"/>
    <w:p w14:paraId="41D7CC75" w14:textId="77777777" w:rsidR="00A6367C" w:rsidRDefault="00A6367C" w:rsidP="008075FB"/>
    <w:p w14:paraId="0ECB731B" w14:textId="77777777" w:rsidR="00A6367C" w:rsidRDefault="00A6367C" w:rsidP="008075FB"/>
    <w:p w14:paraId="2E0B9B0A" w14:textId="77777777" w:rsidR="00A6367C" w:rsidRDefault="00A6367C" w:rsidP="008075FB"/>
    <w:p w14:paraId="0E47AC5F" w14:textId="77777777" w:rsidR="00A6367C" w:rsidRDefault="00A6367C" w:rsidP="008075FB"/>
    <w:p w14:paraId="6EAC74E7" w14:textId="77777777" w:rsidR="00A6367C" w:rsidRDefault="00A6367C" w:rsidP="008075FB"/>
    <w:p w14:paraId="690DAB31" w14:textId="77777777" w:rsidR="00A6367C" w:rsidRDefault="00A6367C" w:rsidP="008075FB"/>
    <w:p w14:paraId="4C6D5895" w14:textId="77777777" w:rsidR="00A6367C" w:rsidRDefault="00A6367C" w:rsidP="008075FB"/>
    <w:p w14:paraId="19EC278B" w14:textId="77777777" w:rsidR="00A6367C" w:rsidRDefault="00A6367C" w:rsidP="008075FB"/>
    <w:p w14:paraId="13B5CA0E" w14:textId="77777777" w:rsidR="008143A4" w:rsidRDefault="008143A4" w:rsidP="008075FB"/>
    <w:p w14:paraId="4015244C" w14:textId="77777777" w:rsidR="008075FB" w:rsidRDefault="008075FB" w:rsidP="008075FB"/>
    <w:p w14:paraId="061E4DB5" w14:textId="3AE673A6" w:rsidR="00BE4AEE" w:rsidRDefault="00BE4AEE" w:rsidP="000611F5">
      <w:pPr>
        <w:rPr>
          <w:sz w:val="30"/>
          <w:szCs w:val="30"/>
        </w:rPr>
      </w:pPr>
      <w:r>
        <w:rPr>
          <w:sz w:val="30"/>
          <w:szCs w:val="30"/>
        </w:rPr>
        <w:t>A</w:t>
      </w:r>
      <w:r w:rsidR="0070076D">
        <w:rPr>
          <w:sz w:val="30"/>
          <w:szCs w:val="30"/>
        </w:rPr>
        <w:t>C</w:t>
      </w:r>
      <w:r>
        <w:rPr>
          <w:sz w:val="30"/>
          <w:szCs w:val="30"/>
        </w:rPr>
        <w:t>KNOWLEDGMENTS</w:t>
      </w:r>
    </w:p>
    <w:p w14:paraId="5397C0EA" w14:textId="77777777" w:rsidR="00BE4AEE" w:rsidRDefault="00BE4AEE" w:rsidP="00BE4AEE">
      <w:pPr>
        <w:jc w:val="right"/>
        <w:rPr>
          <w:u w:val="single"/>
        </w:rPr>
      </w:pPr>
    </w:p>
    <w:p w14:paraId="7FD0B8A1" w14:textId="77777777" w:rsidR="00BE4AEE" w:rsidRDefault="00BE4AEE" w:rsidP="00BE4AEE">
      <w:pPr>
        <w:jc w:val="right"/>
        <w:rPr>
          <w:u w:val="single"/>
        </w:rPr>
      </w:pPr>
    </w:p>
    <w:p w14:paraId="054800B6" w14:textId="4DDD3352" w:rsidR="00BE4AEE" w:rsidRPr="00CE3499" w:rsidRDefault="00BE4AEE" w:rsidP="00BE4AEE">
      <w:pPr>
        <w:pStyle w:val="NormalWeb"/>
        <w:spacing w:before="0" w:beforeAutospacing="0" w:after="0" w:afterAutospacing="0" w:line="480" w:lineRule="auto"/>
        <w:rPr>
          <w:color w:val="000000"/>
        </w:rPr>
      </w:pPr>
      <w:r>
        <w:rPr>
          <w:color w:val="000000"/>
        </w:rPr>
        <w:tab/>
        <w:t xml:space="preserve">I would like to thank Dr. Robert Thomson for consistent mentorship and advice throughout the entire project. Natalie Myers for assistance with the RADseq protocol. Dr. Anthony Barley for support running the genetic </w:t>
      </w:r>
      <w:r w:rsidR="00694B92">
        <w:rPr>
          <w:color w:val="000000"/>
        </w:rPr>
        <w:t>analyses</w:t>
      </w:r>
      <w:r>
        <w:rPr>
          <w:color w:val="000000"/>
        </w:rPr>
        <w:t xml:space="preserve">. Illumina sequencing was performed by the Oklahoma Medical Research Foundation Clinical Genomics Center. </w:t>
      </w:r>
      <w:r w:rsidR="007C7DA9">
        <w:rPr>
          <w:color w:val="000000"/>
        </w:rPr>
        <w:t xml:space="preserve">Funding was provided, in part, through a UROP undergraduate summer research grant. </w:t>
      </w:r>
      <w:r>
        <w:rPr>
          <w:color w:val="000000"/>
        </w:rPr>
        <w:t xml:space="preserve">I also thank the museum collections at </w:t>
      </w:r>
      <w:r>
        <w:rPr>
          <w:color w:val="000000"/>
          <w:shd w:val="clear" w:color="auto" w:fill="FFFFFF"/>
        </w:rPr>
        <w:t xml:space="preserve">UTEP, UMMZ, LSUH, OCGR, AMNH, FMNH, MVZ, AUHT, CAS, LACM, MCZ, </w:t>
      </w:r>
      <w:r>
        <w:rPr>
          <w:color w:val="222222"/>
          <w:shd w:val="clear" w:color="auto" w:fill="FFFFFF"/>
        </w:rPr>
        <w:t xml:space="preserve">FLMNH, </w:t>
      </w:r>
      <w:r>
        <w:rPr>
          <w:color w:val="000000"/>
          <w:shd w:val="clear" w:color="auto" w:fill="FFFFFF"/>
        </w:rPr>
        <w:t xml:space="preserve">UCM, FHSM and AUHT </w:t>
      </w:r>
      <w:r>
        <w:rPr>
          <w:color w:val="000000"/>
        </w:rPr>
        <w:t>for providing specimens.</w:t>
      </w:r>
    </w:p>
    <w:p w14:paraId="36500249" w14:textId="77777777" w:rsidR="00BE4AEE" w:rsidRDefault="00BE4AEE" w:rsidP="008075FB">
      <w:pPr>
        <w:jc w:val="center"/>
        <w:rPr>
          <w:sz w:val="30"/>
          <w:szCs w:val="30"/>
        </w:rPr>
      </w:pPr>
    </w:p>
    <w:p w14:paraId="36747EE4" w14:textId="77777777" w:rsidR="00594E80" w:rsidRDefault="00594E80" w:rsidP="008075FB">
      <w:pPr>
        <w:jc w:val="center"/>
        <w:rPr>
          <w:sz w:val="30"/>
          <w:szCs w:val="30"/>
        </w:rPr>
      </w:pPr>
    </w:p>
    <w:p w14:paraId="2E34B889" w14:textId="77777777" w:rsidR="00594E80" w:rsidRDefault="00594E80" w:rsidP="008075FB">
      <w:pPr>
        <w:jc w:val="center"/>
        <w:rPr>
          <w:sz w:val="30"/>
          <w:szCs w:val="30"/>
        </w:rPr>
      </w:pPr>
    </w:p>
    <w:p w14:paraId="37983317" w14:textId="77777777" w:rsidR="00594E80" w:rsidRDefault="00594E80" w:rsidP="008075FB">
      <w:pPr>
        <w:jc w:val="center"/>
        <w:rPr>
          <w:sz w:val="30"/>
          <w:szCs w:val="30"/>
        </w:rPr>
      </w:pPr>
    </w:p>
    <w:p w14:paraId="64ECD298" w14:textId="77777777" w:rsidR="00594E80" w:rsidRDefault="00594E80" w:rsidP="008075FB">
      <w:pPr>
        <w:jc w:val="center"/>
        <w:rPr>
          <w:sz w:val="30"/>
          <w:szCs w:val="30"/>
        </w:rPr>
      </w:pPr>
    </w:p>
    <w:p w14:paraId="6C57F7DE" w14:textId="77777777" w:rsidR="00594E80" w:rsidRDefault="00594E80" w:rsidP="008075FB">
      <w:pPr>
        <w:jc w:val="center"/>
        <w:rPr>
          <w:sz w:val="30"/>
          <w:szCs w:val="30"/>
        </w:rPr>
      </w:pPr>
    </w:p>
    <w:p w14:paraId="05CCFA03" w14:textId="77777777" w:rsidR="00594E80" w:rsidRDefault="00594E80" w:rsidP="008075FB">
      <w:pPr>
        <w:jc w:val="center"/>
        <w:rPr>
          <w:sz w:val="30"/>
          <w:szCs w:val="30"/>
        </w:rPr>
      </w:pPr>
    </w:p>
    <w:p w14:paraId="239FEA08" w14:textId="77777777" w:rsidR="00594E80" w:rsidRDefault="00594E80" w:rsidP="008075FB">
      <w:pPr>
        <w:jc w:val="center"/>
        <w:rPr>
          <w:sz w:val="30"/>
          <w:szCs w:val="30"/>
        </w:rPr>
      </w:pPr>
    </w:p>
    <w:p w14:paraId="48E1FD70" w14:textId="77777777" w:rsidR="00594E80" w:rsidRDefault="00594E80" w:rsidP="008075FB">
      <w:pPr>
        <w:jc w:val="center"/>
        <w:rPr>
          <w:sz w:val="30"/>
          <w:szCs w:val="30"/>
        </w:rPr>
      </w:pPr>
    </w:p>
    <w:p w14:paraId="20C484EF" w14:textId="77777777" w:rsidR="00594E80" w:rsidRDefault="00594E80" w:rsidP="008075FB">
      <w:pPr>
        <w:jc w:val="center"/>
        <w:rPr>
          <w:sz w:val="30"/>
          <w:szCs w:val="30"/>
        </w:rPr>
      </w:pPr>
    </w:p>
    <w:p w14:paraId="2E2C9719" w14:textId="77777777" w:rsidR="00594E80" w:rsidRDefault="00594E80" w:rsidP="008075FB">
      <w:pPr>
        <w:jc w:val="center"/>
        <w:rPr>
          <w:sz w:val="30"/>
          <w:szCs w:val="30"/>
        </w:rPr>
      </w:pPr>
    </w:p>
    <w:p w14:paraId="7FAD5E7D" w14:textId="77777777" w:rsidR="00594E80" w:rsidRDefault="00594E80" w:rsidP="008075FB">
      <w:pPr>
        <w:jc w:val="center"/>
        <w:rPr>
          <w:sz w:val="30"/>
          <w:szCs w:val="30"/>
        </w:rPr>
      </w:pPr>
    </w:p>
    <w:p w14:paraId="390EDB65" w14:textId="77777777" w:rsidR="00594E80" w:rsidRDefault="00594E80" w:rsidP="008075FB">
      <w:pPr>
        <w:jc w:val="center"/>
        <w:rPr>
          <w:sz w:val="30"/>
          <w:szCs w:val="30"/>
        </w:rPr>
      </w:pPr>
    </w:p>
    <w:p w14:paraId="0A038072" w14:textId="77777777" w:rsidR="00594E80" w:rsidRDefault="00594E80" w:rsidP="008075FB">
      <w:pPr>
        <w:jc w:val="center"/>
        <w:rPr>
          <w:sz w:val="30"/>
          <w:szCs w:val="30"/>
        </w:rPr>
      </w:pPr>
    </w:p>
    <w:p w14:paraId="43634538" w14:textId="77777777" w:rsidR="00594E80" w:rsidRDefault="00594E80" w:rsidP="008075FB">
      <w:pPr>
        <w:jc w:val="center"/>
        <w:rPr>
          <w:sz w:val="30"/>
          <w:szCs w:val="30"/>
        </w:rPr>
      </w:pPr>
    </w:p>
    <w:p w14:paraId="52634AD6" w14:textId="77777777" w:rsidR="00594E80" w:rsidRDefault="00594E80" w:rsidP="008075FB">
      <w:pPr>
        <w:jc w:val="center"/>
        <w:rPr>
          <w:sz w:val="30"/>
          <w:szCs w:val="30"/>
        </w:rPr>
      </w:pPr>
    </w:p>
    <w:p w14:paraId="463AD73F" w14:textId="77777777" w:rsidR="00594E80" w:rsidRDefault="00594E80" w:rsidP="008075FB">
      <w:pPr>
        <w:jc w:val="center"/>
        <w:rPr>
          <w:sz w:val="30"/>
          <w:szCs w:val="30"/>
        </w:rPr>
      </w:pPr>
    </w:p>
    <w:p w14:paraId="5A606E1E" w14:textId="77777777" w:rsidR="00594E80" w:rsidRDefault="00594E80" w:rsidP="008075FB">
      <w:pPr>
        <w:jc w:val="center"/>
        <w:rPr>
          <w:sz w:val="30"/>
          <w:szCs w:val="30"/>
        </w:rPr>
      </w:pPr>
    </w:p>
    <w:p w14:paraId="406D53C2" w14:textId="77777777" w:rsidR="00594E80" w:rsidRDefault="00594E80" w:rsidP="008075FB">
      <w:pPr>
        <w:jc w:val="center"/>
        <w:rPr>
          <w:sz w:val="30"/>
          <w:szCs w:val="30"/>
        </w:rPr>
      </w:pPr>
    </w:p>
    <w:p w14:paraId="3D3311AB" w14:textId="77777777" w:rsidR="00594E80" w:rsidRDefault="00594E80" w:rsidP="008075FB">
      <w:pPr>
        <w:jc w:val="center"/>
        <w:rPr>
          <w:sz w:val="30"/>
          <w:szCs w:val="30"/>
        </w:rPr>
      </w:pPr>
    </w:p>
    <w:p w14:paraId="6B399EF1" w14:textId="77777777" w:rsidR="00594E80" w:rsidRDefault="00594E80" w:rsidP="008075FB">
      <w:pPr>
        <w:jc w:val="center"/>
        <w:rPr>
          <w:sz w:val="30"/>
          <w:szCs w:val="30"/>
        </w:rPr>
      </w:pPr>
    </w:p>
    <w:p w14:paraId="1C936AE1" w14:textId="77777777" w:rsidR="00594E80" w:rsidRDefault="00594E80" w:rsidP="008075FB">
      <w:pPr>
        <w:jc w:val="center"/>
        <w:rPr>
          <w:sz w:val="30"/>
          <w:szCs w:val="30"/>
        </w:rPr>
      </w:pPr>
    </w:p>
    <w:p w14:paraId="3C9D0894" w14:textId="77777777" w:rsidR="00594E80" w:rsidRDefault="00594E80" w:rsidP="008075FB">
      <w:pPr>
        <w:jc w:val="center"/>
        <w:rPr>
          <w:sz w:val="30"/>
          <w:szCs w:val="30"/>
        </w:rPr>
      </w:pPr>
    </w:p>
    <w:p w14:paraId="6F5EFCF0" w14:textId="77777777" w:rsidR="00594E80" w:rsidRDefault="00594E80" w:rsidP="0015228F">
      <w:pPr>
        <w:rPr>
          <w:sz w:val="30"/>
          <w:szCs w:val="30"/>
        </w:rPr>
      </w:pPr>
      <w:r>
        <w:rPr>
          <w:sz w:val="30"/>
          <w:szCs w:val="30"/>
        </w:rPr>
        <w:t>ABSTRACT</w:t>
      </w:r>
    </w:p>
    <w:p w14:paraId="2A1A87F6" w14:textId="77777777" w:rsidR="00594E80" w:rsidRDefault="00594E80" w:rsidP="008075FB">
      <w:pPr>
        <w:jc w:val="center"/>
        <w:rPr>
          <w:sz w:val="30"/>
          <w:szCs w:val="30"/>
        </w:rPr>
      </w:pPr>
    </w:p>
    <w:p w14:paraId="56DEBD1C" w14:textId="77777777" w:rsidR="00594E80" w:rsidRDefault="00594E80" w:rsidP="008075FB">
      <w:pPr>
        <w:jc w:val="center"/>
        <w:rPr>
          <w:sz w:val="30"/>
          <w:szCs w:val="30"/>
        </w:rPr>
      </w:pPr>
    </w:p>
    <w:p w14:paraId="3A09C5B8" w14:textId="325C14BB" w:rsidR="00504E56" w:rsidRDefault="00504E56" w:rsidP="00504E56">
      <w:pPr>
        <w:pStyle w:val="NormalWeb"/>
        <w:spacing w:before="0" w:beforeAutospacing="0" w:after="0" w:afterAutospacing="0" w:line="480" w:lineRule="auto"/>
      </w:pPr>
      <w:r>
        <w:tab/>
      </w:r>
      <w:r w:rsidR="00E656E3">
        <w:t xml:space="preserve">Habitat </w:t>
      </w:r>
      <w:r>
        <w:t>degradation</w:t>
      </w:r>
      <w:r w:rsidR="00E656E3">
        <w:t xml:space="preserve"> and </w:t>
      </w:r>
      <w:r>
        <w:t xml:space="preserve">anthropogenic introduction of alien species are </w:t>
      </w:r>
      <w:r w:rsidR="003B1003">
        <w:t>two</w:t>
      </w:r>
      <w:r>
        <w:t xml:space="preserve"> of the </w:t>
      </w:r>
      <w:r w:rsidR="00B54229">
        <w:t xml:space="preserve">principal </w:t>
      </w:r>
      <w:r>
        <w:t xml:space="preserve">factors driving global reptile decline. With </w:t>
      </w:r>
      <w:r w:rsidR="00B54229">
        <w:t xml:space="preserve">a </w:t>
      </w:r>
      <w:r>
        <w:t>significant number of reptiles at risk of extinction, there is a g</w:t>
      </w:r>
      <w:r w:rsidR="00945B78">
        <w:t xml:space="preserve">rowing need to locate and protect threatened native </w:t>
      </w:r>
      <w:r>
        <w:t>species</w:t>
      </w:r>
      <w:r w:rsidR="00945B78">
        <w:t xml:space="preserve"> and identify introduced and potentially invasive populations. In Michigan, six</w:t>
      </w:r>
      <w:r>
        <w:t>-</w:t>
      </w:r>
      <w:r w:rsidR="00945B78">
        <w:t xml:space="preserve">lined </w:t>
      </w:r>
      <w:r>
        <w:t>racerunner</w:t>
      </w:r>
      <w:r w:rsidR="00E656E3">
        <w:t xml:space="preserve"> (</w:t>
      </w:r>
      <w:proofErr w:type="spellStart"/>
      <w:r w:rsidRPr="00471D08">
        <w:rPr>
          <w:i/>
        </w:rPr>
        <w:t>A</w:t>
      </w:r>
      <w:r>
        <w:rPr>
          <w:i/>
        </w:rPr>
        <w:t>spidoscelis</w:t>
      </w:r>
      <w:proofErr w:type="spellEnd"/>
      <w:r>
        <w:rPr>
          <w:i/>
        </w:rPr>
        <w:t xml:space="preserve"> </w:t>
      </w:r>
      <w:proofErr w:type="spellStart"/>
      <w:r>
        <w:rPr>
          <w:i/>
        </w:rPr>
        <w:t>sexlineata</w:t>
      </w:r>
      <w:proofErr w:type="spellEnd"/>
      <w:r>
        <w:rPr>
          <w:i/>
        </w:rPr>
        <w:t xml:space="preserve">) </w:t>
      </w:r>
      <w:r>
        <w:t xml:space="preserve">lizards </w:t>
      </w:r>
      <w:r w:rsidR="00945B78">
        <w:t xml:space="preserve">are found in </w:t>
      </w:r>
      <w:r w:rsidR="00694B92">
        <w:t>a single public game reserve</w:t>
      </w:r>
      <w:r w:rsidR="00945B78">
        <w:t xml:space="preserve">, 322 km separated from the closest known </w:t>
      </w:r>
      <w:r>
        <w:t xml:space="preserve">other </w:t>
      </w:r>
      <w:r w:rsidR="00945B78">
        <w:t>population</w:t>
      </w:r>
      <w:r>
        <w:t>s</w:t>
      </w:r>
      <w:r w:rsidR="00945B78">
        <w:t xml:space="preserve"> in Indiana. </w:t>
      </w:r>
      <w:r w:rsidR="00694B92">
        <w:t xml:space="preserve">This population’s small range and recent discovery </w:t>
      </w:r>
      <w:r>
        <w:t>has</w:t>
      </w:r>
      <w:r w:rsidR="00945B78">
        <w:t xml:space="preserve"> driven </w:t>
      </w:r>
      <w:r>
        <w:t>numerous calls</w:t>
      </w:r>
      <w:r w:rsidR="00945B78">
        <w:t xml:space="preserve"> for research into the </w:t>
      </w:r>
      <w:r w:rsidR="00694B92">
        <w:t xml:space="preserve">whether the population is an isolated </w:t>
      </w:r>
      <w:r w:rsidR="00945B78">
        <w:t>endemic</w:t>
      </w:r>
      <w:r w:rsidR="00694B92">
        <w:t xml:space="preserve"> or a recent anthropogenic</w:t>
      </w:r>
      <w:r w:rsidR="00945B78">
        <w:t xml:space="preserve"> introduc</w:t>
      </w:r>
      <w:r w:rsidR="00694B92">
        <w:t>tion</w:t>
      </w:r>
      <w:r w:rsidR="00945B78">
        <w:t xml:space="preserve"> of the lizard. We used genetic sequence data </w:t>
      </w:r>
      <w:r w:rsidR="00694B92">
        <w:t xml:space="preserve">and phylogenetic methods </w:t>
      </w:r>
      <w:r w:rsidR="00945B78">
        <w:t xml:space="preserve">to </w:t>
      </w:r>
      <w:r w:rsidR="00694B92">
        <w:t xml:space="preserve">study </w:t>
      </w:r>
      <w:r w:rsidR="00945B78">
        <w:t xml:space="preserve">the provenance of </w:t>
      </w:r>
      <w:r w:rsidR="00E656E3">
        <w:t xml:space="preserve">the </w:t>
      </w:r>
      <w:r>
        <w:t>extralimital</w:t>
      </w:r>
      <w:r w:rsidR="00E656E3">
        <w:t xml:space="preserve"> population of six</w:t>
      </w:r>
      <w:r>
        <w:t>-</w:t>
      </w:r>
      <w:r w:rsidR="00E656E3">
        <w:t xml:space="preserve">lined racerunners in Michigan. </w:t>
      </w:r>
      <w:r w:rsidR="00694B92">
        <w:t>We</w:t>
      </w:r>
      <w:r w:rsidR="00E656E3">
        <w:t xml:space="preserve"> </w:t>
      </w:r>
      <w:r w:rsidR="00694B92">
        <w:t xml:space="preserve">recover a close relationship between the Michigan population and a single specimen from Indiana. This result is consistent with either a recent anthropogenic introduction from the midwestern United States or a native Michigan population. Further resolution between these opposing hypotheses depends on increased sampling from the region, which, at present, has limited representation in natural history collections. </w:t>
      </w:r>
      <w:r>
        <w:rPr>
          <w:color w:val="000000"/>
          <w:shd w:val="clear" w:color="auto" w:fill="FFFFFF"/>
        </w:rPr>
        <w:t>Given their narrow range</w:t>
      </w:r>
      <w:r w:rsidR="00F54A60">
        <w:rPr>
          <w:color w:val="000000"/>
          <w:shd w:val="clear" w:color="auto" w:fill="FFFFFF"/>
        </w:rPr>
        <w:t>,</w:t>
      </w:r>
      <w:r>
        <w:rPr>
          <w:color w:val="000000"/>
          <w:shd w:val="clear" w:color="auto" w:fill="FFFFFF"/>
        </w:rPr>
        <w:t xml:space="preserve"> and without definitive evidence of human introduction, we recommend that six-lined racerunner lizards continue to be </w:t>
      </w:r>
      <w:r w:rsidR="001042BB">
        <w:rPr>
          <w:color w:val="000000"/>
          <w:shd w:val="clear" w:color="auto" w:fill="FFFFFF"/>
        </w:rPr>
        <w:t xml:space="preserve">treated </w:t>
      </w:r>
      <w:r>
        <w:rPr>
          <w:color w:val="000000"/>
          <w:shd w:val="clear" w:color="auto" w:fill="FFFFFF"/>
        </w:rPr>
        <w:t xml:space="preserve">as endemic and threatened in the State of Michigan. </w:t>
      </w:r>
    </w:p>
    <w:p w14:paraId="23F308ED" w14:textId="77777777" w:rsidR="00594E80" w:rsidRDefault="00594E80" w:rsidP="00504E56">
      <w:pPr>
        <w:rPr>
          <w:sz w:val="30"/>
          <w:szCs w:val="30"/>
        </w:rPr>
      </w:pPr>
    </w:p>
    <w:p w14:paraId="3DAA20D9" w14:textId="77777777" w:rsidR="00594E80" w:rsidRDefault="00594E80" w:rsidP="008075FB">
      <w:pPr>
        <w:jc w:val="center"/>
        <w:rPr>
          <w:sz w:val="30"/>
          <w:szCs w:val="30"/>
        </w:rPr>
      </w:pPr>
    </w:p>
    <w:p w14:paraId="42BAF9E0" w14:textId="77777777" w:rsidR="00594E80" w:rsidRDefault="00594E80" w:rsidP="008075FB">
      <w:pPr>
        <w:jc w:val="center"/>
        <w:rPr>
          <w:sz w:val="30"/>
          <w:szCs w:val="30"/>
        </w:rPr>
      </w:pPr>
    </w:p>
    <w:p w14:paraId="1A10E670" w14:textId="77777777" w:rsidR="00594E80" w:rsidRDefault="00594E80" w:rsidP="008075FB">
      <w:pPr>
        <w:jc w:val="center"/>
        <w:rPr>
          <w:sz w:val="30"/>
          <w:szCs w:val="30"/>
        </w:rPr>
      </w:pPr>
    </w:p>
    <w:p w14:paraId="156504EC" w14:textId="77777777" w:rsidR="00594E80" w:rsidRDefault="00594E80" w:rsidP="008075FB">
      <w:pPr>
        <w:jc w:val="center"/>
        <w:rPr>
          <w:sz w:val="30"/>
          <w:szCs w:val="30"/>
        </w:rPr>
      </w:pPr>
    </w:p>
    <w:p w14:paraId="5F7A87FB" w14:textId="77777777" w:rsidR="00594E80" w:rsidRDefault="00594E80" w:rsidP="008075FB">
      <w:pPr>
        <w:jc w:val="center"/>
        <w:rPr>
          <w:sz w:val="30"/>
          <w:szCs w:val="30"/>
        </w:rPr>
      </w:pPr>
    </w:p>
    <w:p w14:paraId="7ABF9580" w14:textId="77777777" w:rsidR="00594E80" w:rsidRDefault="00594E80" w:rsidP="008075FB">
      <w:pPr>
        <w:jc w:val="center"/>
        <w:rPr>
          <w:sz w:val="30"/>
          <w:szCs w:val="30"/>
        </w:rPr>
      </w:pPr>
    </w:p>
    <w:p w14:paraId="22D7503B" w14:textId="65502D19" w:rsidR="00594E80" w:rsidRDefault="00594E80" w:rsidP="00594E80">
      <w:r>
        <w:t xml:space="preserve">Keywords: </w:t>
      </w:r>
      <w:r w:rsidR="002707AF">
        <w:t xml:space="preserve">six-lined racerunners, </w:t>
      </w:r>
      <w:r>
        <w:t>conservation, phylogenetics, extralimital</w:t>
      </w:r>
      <w:r w:rsidR="00B20E74">
        <w:t>, Michigan</w:t>
      </w:r>
    </w:p>
    <w:p w14:paraId="392D9D4F" w14:textId="77777777" w:rsidR="00594E80" w:rsidRDefault="00594E80" w:rsidP="00594E80"/>
    <w:p w14:paraId="25F8AA2E" w14:textId="77777777" w:rsidR="00594E80" w:rsidRPr="00594E80" w:rsidRDefault="00594E80" w:rsidP="00594E80"/>
    <w:p w14:paraId="4FA56F51" w14:textId="77777777" w:rsidR="00AB211C" w:rsidRDefault="00AB211C" w:rsidP="008075FB">
      <w:pPr>
        <w:jc w:val="center"/>
        <w:rPr>
          <w:sz w:val="30"/>
          <w:szCs w:val="30"/>
        </w:rPr>
      </w:pPr>
    </w:p>
    <w:p w14:paraId="18AC50A4" w14:textId="77777777" w:rsidR="00AB211C" w:rsidRDefault="00AB211C" w:rsidP="008075FB">
      <w:pPr>
        <w:jc w:val="center"/>
        <w:rPr>
          <w:sz w:val="30"/>
          <w:szCs w:val="30"/>
        </w:rPr>
      </w:pPr>
    </w:p>
    <w:p w14:paraId="259E71BB" w14:textId="77777777" w:rsidR="00AB211C" w:rsidRDefault="00AB211C" w:rsidP="008075FB">
      <w:pPr>
        <w:jc w:val="center"/>
        <w:rPr>
          <w:sz w:val="30"/>
          <w:szCs w:val="30"/>
        </w:rPr>
      </w:pPr>
    </w:p>
    <w:p w14:paraId="4A7DD7B8" w14:textId="77777777" w:rsidR="00AB211C" w:rsidRDefault="00AB211C" w:rsidP="008075FB">
      <w:pPr>
        <w:jc w:val="center"/>
        <w:rPr>
          <w:sz w:val="30"/>
          <w:szCs w:val="30"/>
        </w:rPr>
      </w:pPr>
    </w:p>
    <w:p w14:paraId="58C97DF1" w14:textId="77777777" w:rsidR="00AB211C" w:rsidRDefault="00AB211C" w:rsidP="008075FB">
      <w:pPr>
        <w:jc w:val="center"/>
        <w:rPr>
          <w:sz w:val="30"/>
          <w:szCs w:val="30"/>
        </w:rPr>
      </w:pPr>
    </w:p>
    <w:p w14:paraId="44F1670F" w14:textId="77777777" w:rsidR="00AB211C" w:rsidRDefault="00AB211C" w:rsidP="008075FB">
      <w:pPr>
        <w:jc w:val="center"/>
        <w:rPr>
          <w:sz w:val="30"/>
          <w:szCs w:val="30"/>
        </w:rPr>
      </w:pPr>
    </w:p>
    <w:p w14:paraId="7C0B827D" w14:textId="77777777" w:rsidR="00AB211C" w:rsidRDefault="00AB211C" w:rsidP="008075FB">
      <w:pPr>
        <w:jc w:val="center"/>
        <w:rPr>
          <w:sz w:val="30"/>
          <w:szCs w:val="30"/>
        </w:rPr>
      </w:pPr>
    </w:p>
    <w:p w14:paraId="6099DFA8" w14:textId="77777777" w:rsidR="00AB211C" w:rsidRDefault="00AB211C" w:rsidP="008075FB">
      <w:pPr>
        <w:jc w:val="center"/>
        <w:rPr>
          <w:sz w:val="30"/>
          <w:szCs w:val="30"/>
        </w:rPr>
      </w:pPr>
    </w:p>
    <w:p w14:paraId="0A261FC1" w14:textId="77777777" w:rsidR="00AB211C" w:rsidRDefault="00AB211C" w:rsidP="008075FB">
      <w:pPr>
        <w:jc w:val="center"/>
        <w:rPr>
          <w:sz w:val="30"/>
          <w:szCs w:val="30"/>
        </w:rPr>
      </w:pPr>
    </w:p>
    <w:p w14:paraId="739CDBEB" w14:textId="77777777" w:rsidR="00AB211C" w:rsidRDefault="00AB211C" w:rsidP="008075FB">
      <w:pPr>
        <w:jc w:val="center"/>
        <w:rPr>
          <w:sz w:val="30"/>
          <w:szCs w:val="30"/>
        </w:rPr>
      </w:pPr>
    </w:p>
    <w:p w14:paraId="63ADB809" w14:textId="77777777" w:rsidR="00AB211C" w:rsidRDefault="00AB211C" w:rsidP="008075FB">
      <w:pPr>
        <w:jc w:val="center"/>
        <w:rPr>
          <w:sz w:val="30"/>
          <w:szCs w:val="30"/>
        </w:rPr>
      </w:pPr>
    </w:p>
    <w:p w14:paraId="1A7A203E" w14:textId="77777777" w:rsidR="00AB211C" w:rsidRDefault="00AB211C" w:rsidP="008075FB">
      <w:pPr>
        <w:jc w:val="center"/>
        <w:rPr>
          <w:sz w:val="30"/>
          <w:szCs w:val="30"/>
        </w:rPr>
      </w:pPr>
    </w:p>
    <w:p w14:paraId="5A339E5F" w14:textId="77777777" w:rsidR="00AB211C" w:rsidRDefault="00AB211C" w:rsidP="008075FB">
      <w:pPr>
        <w:jc w:val="center"/>
        <w:rPr>
          <w:sz w:val="30"/>
          <w:szCs w:val="30"/>
        </w:rPr>
      </w:pPr>
    </w:p>
    <w:p w14:paraId="094F9707" w14:textId="77777777" w:rsidR="00AB211C" w:rsidRDefault="00AB211C" w:rsidP="008075FB">
      <w:pPr>
        <w:jc w:val="center"/>
        <w:rPr>
          <w:sz w:val="30"/>
          <w:szCs w:val="30"/>
        </w:rPr>
      </w:pPr>
    </w:p>
    <w:p w14:paraId="4D61AC54" w14:textId="77777777" w:rsidR="00AB211C" w:rsidRDefault="00AB211C" w:rsidP="008075FB">
      <w:pPr>
        <w:jc w:val="center"/>
        <w:rPr>
          <w:sz w:val="30"/>
          <w:szCs w:val="30"/>
        </w:rPr>
      </w:pPr>
    </w:p>
    <w:p w14:paraId="371CE29D" w14:textId="77777777" w:rsidR="00AB211C" w:rsidRDefault="00AB211C" w:rsidP="008075FB">
      <w:pPr>
        <w:jc w:val="center"/>
        <w:rPr>
          <w:sz w:val="30"/>
          <w:szCs w:val="30"/>
        </w:rPr>
      </w:pPr>
    </w:p>
    <w:p w14:paraId="6A2E818A" w14:textId="77777777" w:rsidR="00AB211C" w:rsidRDefault="00AB211C" w:rsidP="008075FB">
      <w:pPr>
        <w:jc w:val="center"/>
        <w:rPr>
          <w:sz w:val="30"/>
          <w:szCs w:val="30"/>
        </w:rPr>
      </w:pPr>
    </w:p>
    <w:p w14:paraId="152C898A" w14:textId="77777777" w:rsidR="00AB211C" w:rsidRDefault="00AB211C" w:rsidP="008075FB">
      <w:pPr>
        <w:jc w:val="center"/>
        <w:rPr>
          <w:sz w:val="30"/>
          <w:szCs w:val="30"/>
        </w:rPr>
      </w:pPr>
    </w:p>
    <w:p w14:paraId="68A53704" w14:textId="77777777" w:rsidR="00AB211C" w:rsidRDefault="00AB211C" w:rsidP="008075FB">
      <w:pPr>
        <w:jc w:val="center"/>
        <w:rPr>
          <w:sz w:val="30"/>
          <w:szCs w:val="30"/>
        </w:rPr>
      </w:pPr>
    </w:p>
    <w:p w14:paraId="253C8406" w14:textId="77777777" w:rsidR="00AB211C" w:rsidRDefault="00AB211C" w:rsidP="008075FB">
      <w:pPr>
        <w:jc w:val="center"/>
        <w:rPr>
          <w:sz w:val="30"/>
          <w:szCs w:val="30"/>
        </w:rPr>
      </w:pPr>
    </w:p>
    <w:p w14:paraId="1DA19F6A" w14:textId="77777777" w:rsidR="00AB211C" w:rsidRDefault="00AB211C" w:rsidP="008075FB">
      <w:pPr>
        <w:jc w:val="center"/>
        <w:rPr>
          <w:sz w:val="30"/>
          <w:szCs w:val="30"/>
        </w:rPr>
      </w:pPr>
    </w:p>
    <w:p w14:paraId="5C6D790D" w14:textId="77777777" w:rsidR="00AB211C" w:rsidRDefault="00AB211C" w:rsidP="008075FB">
      <w:pPr>
        <w:jc w:val="center"/>
        <w:rPr>
          <w:sz w:val="30"/>
          <w:szCs w:val="30"/>
        </w:rPr>
      </w:pPr>
    </w:p>
    <w:p w14:paraId="6EC9D5DD" w14:textId="77777777" w:rsidR="00AB211C" w:rsidRDefault="00AB211C" w:rsidP="008075FB">
      <w:pPr>
        <w:jc w:val="center"/>
        <w:rPr>
          <w:sz w:val="30"/>
          <w:szCs w:val="30"/>
        </w:rPr>
      </w:pPr>
    </w:p>
    <w:p w14:paraId="501E7FF0" w14:textId="77777777" w:rsidR="00AB211C" w:rsidRDefault="00AB211C" w:rsidP="008075FB">
      <w:pPr>
        <w:jc w:val="center"/>
        <w:rPr>
          <w:sz w:val="30"/>
          <w:szCs w:val="30"/>
        </w:rPr>
      </w:pPr>
    </w:p>
    <w:p w14:paraId="3D1EEF62" w14:textId="77777777" w:rsidR="00AB211C" w:rsidRDefault="00AB211C" w:rsidP="008075FB">
      <w:pPr>
        <w:jc w:val="center"/>
        <w:rPr>
          <w:sz w:val="30"/>
          <w:szCs w:val="30"/>
        </w:rPr>
      </w:pPr>
    </w:p>
    <w:p w14:paraId="66D24A3B" w14:textId="77777777" w:rsidR="00AB211C" w:rsidRDefault="00AB211C" w:rsidP="008075FB">
      <w:pPr>
        <w:jc w:val="center"/>
        <w:rPr>
          <w:sz w:val="30"/>
          <w:szCs w:val="30"/>
        </w:rPr>
      </w:pPr>
    </w:p>
    <w:p w14:paraId="2C76AC26" w14:textId="77777777" w:rsidR="00AB211C" w:rsidRDefault="00AB211C" w:rsidP="008075FB">
      <w:pPr>
        <w:jc w:val="center"/>
        <w:rPr>
          <w:sz w:val="30"/>
          <w:szCs w:val="30"/>
        </w:rPr>
      </w:pPr>
    </w:p>
    <w:p w14:paraId="5FB70B2A" w14:textId="77777777" w:rsidR="00AB211C" w:rsidRDefault="00AB211C" w:rsidP="008075FB">
      <w:pPr>
        <w:jc w:val="center"/>
        <w:rPr>
          <w:sz w:val="30"/>
          <w:szCs w:val="30"/>
        </w:rPr>
      </w:pPr>
    </w:p>
    <w:p w14:paraId="0C34308A" w14:textId="77777777" w:rsidR="00AB211C" w:rsidRDefault="00AB211C" w:rsidP="008075FB">
      <w:pPr>
        <w:jc w:val="center"/>
        <w:rPr>
          <w:sz w:val="30"/>
          <w:szCs w:val="30"/>
        </w:rPr>
      </w:pPr>
    </w:p>
    <w:p w14:paraId="4936CF49" w14:textId="77777777" w:rsidR="00AB211C" w:rsidRDefault="00AB211C" w:rsidP="008075FB">
      <w:pPr>
        <w:jc w:val="center"/>
        <w:rPr>
          <w:sz w:val="30"/>
          <w:szCs w:val="30"/>
        </w:rPr>
      </w:pPr>
    </w:p>
    <w:p w14:paraId="56BB035A" w14:textId="77777777" w:rsidR="00AB211C" w:rsidRDefault="00AB211C" w:rsidP="008075FB">
      <w:pPr>
        <w:jc w:val="center"/>
        <w:rPr>
          <w:sz w:val="30"/>
          <w:szCs w:val="30"/>
        </w:rPr>
      </w:pPr>
    </w:p>
    <w:p w14:paraId="5F7C79BF" w14:textId="77777777" w:rsidR="00AB211C" w:rsidRDefault="00AB211C" w:rsidP="008075FB">
      <w:pPr>
        <w:jc w:val="center"/>
        <w:rPr>
          <w:sz w:val="30"/>
          <w:szCs w:val="30"/>
        </w:rPr>
      </w:pPr>
    </w:p>
    <w:p w14:paraId="45577D5C" w14:textId="77777777" w:rsidR="00AB211C" w:rsidRDefault="00AB211C" w:rsidP="008075FB">
      <w:pPr>
        <w:jc w:val="center"/>
        <w:rPr>
          <w:sz w:val="30"/>
          <w:szCs w:val="30"/>
        </w:rPr>
      </w:pPr>
    </w:p>
    <w:p w14:paraId="48711E9E" w14:textId="77777777" w:rsidR="00AB211C" w:rsidRDefault="00AB211C" w:rsidP="008075FB">
      <w:pPr>
        <w:jc w:val="center"/>
        <w:rPr>
          <w:sz w:val="30"/>
          <w:szCs w:val="30"/>
        </w:rPr>
      </w:pPr>
    </w:p>
    <w:p w14:paraId="36B07854" w14:textId="77777777" w:rsidR="00AB211C" w:rsidRDefault="00AB211C" w:rsidP="008075FB">
      <w:pPr>
        <w:jc w:val="center"/>
        <w:rPr>
          <w:sz w:val="30"/>
          <w:szCs w:val="30"/>
        </w:rPr>
      </w:pPr>
    </w:p>
    <w:p w14:paraId="79389295" w14:textId="77777777" w:rsidR="00AB211C" w:rsidRDefault="00AB211C" w:rsidP="008075FB">
      <w:pPr>
        <w:jc w:val="center"/>
        <w:rPr>
          <w:sz w:val="30"/>
          <w:szCs w:val="30"/>
        </w:rPr>
      </w:pPr>
    </w:p>
    <w:p w14:paraId="0A5C63CE" w14:textId="77777777" w:rsidR="008075FB" w:rsidRDefault="008075FB" w:rsidP="003F57AF">
      <w:pPr>
        <w:rPr>
          <w:sz w:val="30"/>
          <w:szCs w:val="30"/>
        </w:rPr>
      </w:pPr>
      <w:r>
        <w:rPr>
          <w:sz w:val="30"/>
          <w:szCs w:val="30"/>
        </w:rPr>
        <w:t>TABLE OF CONTENTS</w:t>
      </w:r>
    </w:p>
    <w:p w14:paraId="156D8B1D" w14:textId="77777777" w:rsidR="003F57AF" w:rsidRPr="00B54229" w:rsidRDefault="00B54229" w:rsidP="003550C3">
      <w:pPr>
        <w:spacing w:line="360" w:lineRule="auto"/>
        <w:jc w:val="right"/>
        <w:rPr>
          <w:szCs w:val="30"/>
          <w:u w:val="single"/>
        </w:rPr>
      </w:pPr>
      <w:r w:rsidRPr="00B54229">
        <w:rPr>
          <w:szCs w:val="30"/>
          <w:u w:val="single"/>
        </w:rPr>
        <w:t>Page</w:t>
      </w:r>
    </w:p>
    <w:p w14:paraId="267E90A2" w14:textId="77777777" w:rsidR="008075FB" w:rsidRDefault="008075FB" w:rsidP="003550C3">
      <w:pPr>
        <w:spacing w:line="360" w:lineRule="auto"/>
      </w:pPr>
      <w:r>
        <w:t>Acknowledgments………………………………………………………………………………</w:t>
      </w:r>
      <w:r w:rsidR="000E6DA9">
        <w:t>..</w:t>
      </w:r>
      <w:r>
        <w:t>..</w:t>
      </w:r>
      <w:r w:rsidR="00B0441B">
        <w:t>4</w:t>
      </w:r>
    </w:p>
    <w:p w14:paraId="607F5A10" w14:textId="77777777" w:rsidR="008075FB" w:rsidRDefault="008075FB" w:rsidP="003550C3">
      <w:pPr>
        <w:spacing w:line="360" w:lineRule="auto"/>
      </w:pPr>
      <w:r>
        <w:t>Abstract………………………………………………………….…………………………</w:t>
      </w:r>
      <w:proofErr w:type="gramStart"/>
      <w:r>
        <w:t>…</w:t>
      </w:r>
      <w:r w:rsidR="000E6DA9">
        <w:t>.</w:t>
      </w:r>
      <w:r>
        <w:t>…..</w:t>
      </w:r>
      <w:proofErr w:type="gramEnd"/>
      <w:r w:rsidR="00B0441B">
        <w:t>5</w:t>
      </w:r>
    </w:p>
    <w:p w14:paraId="10AEEF08" w14:textId="77777777" w:rsidR="008075FB" w:rsidRDefault="008075FB" w:rsidP="003550C3">
      <w:pPr>
        <w:spacing w:line="360" w:lineRule="auto"/>
      </w:pPr>
      <w:r>
        <w:t>List of Tables</w:t>
      </w:r>
      <w:r w:rsidR="00594E80">
        <w:t>/Figures</w:t>
      </w:r>
      <w:r>
        <w:t>……………………………………….……………………</w:t>
      </w:r>
      <w:r w:rsidR="00B0441B">
        <w:t>…...</w:t>
      </w:r>
      <w:r>
        <w:t>………</w:t>
      </w:r>
      <w:proofErr w:type="gramStart"/>
      <w:r>
        <w:t>…..</w:t>
      </w:r>
      <w:proofErr w:type="gramEnd"/>
      <w:r w:rsidR="005C6A03">
        <w:t>8</w:t>
      </w:r>
    </w:p>
    <w:p w14:paraId="2214C9DE" w14:textId="77777777" w:rsidR="008075FB" w:rsidRDefault="008075FB" w:rsidP="003550C3">
      <w:pPr>
        <w:spacing w:line="360" w:lineRule="auto"/>
      </w:pPr>
      <w:r>
        <w:t>Introduction……………………………………………………………………………………</w:t>
      </w:r>
      <w:proofErr w:type="gramStart"/>
      <w:r>
        <w:t>…..</w:t>
      </w:r>
      <w:proofErr w:type="gramEnd"/>
      <w:r w:rsidR="005C6A03">
        <w:t>9</w:t>
      </w:r>
    </w:p>
    <w:p w14:paraId="129119D3" w14:textId="368FDDD4" w:rsidR="008075FB" w:rsidRDefault="008075FB" w:rsidP="003550C3">
      <w:pPr>
        <w:spacing w:line="360" w:lineRule="auto"/>
      </w:pPr>
      <w:r>
        <w:t>Methods………………………………………………………………………</w:t>
      </w:r>
      <w:proofErr w:type="gramStart"/>
      <w:r>
        <w:t>…..</w:t>
      </w:r>
      <w:proofErr w:type="gramEnd"/>
      <w:r>
        <w:t>…………</w:t>
      </w:r>
      <w:r w:rsidR="00B54229">
        <w:t>..</w:t>
      </w:r>
      <w:r>
        <w:t>…..</w:t>
      </w:r>
      <w:r w:rsidR="00B54229">
        <w:t>1</w:t>
      </w:r>
      <w:r w:rsidR="00BD5264">
        <w:t>5</w:t>
      </w:r>
    </w:p>
    <w:p w14:paraId="639874C3" w14:textId="7E49D450" w:rsidR="008075FB" w:rsidRDefault="008075FB" w:rsidP="003550C3">
      <w:pPr>
        <w:spacing w:line="360" w:lineRule="auto"/>
      </w:pPr>
      <w:r>
        <w:t>Results……………………………………………………………………………………</w:t>
      </w:r>
      <w:proofErr w:type="gramStart"/>
      <w:r>
        <w:t>…</w:t>
      </w:r>
      <w:r w:rsidR="00B54229">
        <w:t>..</w:t>
      </w:r>
      <w:proofErr w:type="gramEnd"/>
      <w:r>
        <w:t>…..</w:t>
      </w:r>
      <w:r w:rsidR="00B54229">
        <w:t>1</w:t>
      </w:r>
      <w:r w:rsidR="00BD5264">
        <w:t>7</w:t>
      </w:r>
    </w:p>
    <w:p w14:paraId="6AC4571F" w14:textId="7BC77B62" w:rsidR="008075FB" w:rsidRDefault="008075FB" w:rsidP="003550C3">
      <w:pPr>
        <w:spacing w:line="360" w:lineRule="auto"/>
      </w:pPr>
      <w:r>
        <w:t>Discussion……………………………………………………………</w:t>
      </w:r>
      <w:proofErr w:type="gramStart"/>
      <w:r>
        <w:t>…..</w:t>
      </w:r>
      <w:proofErr w:type="gramEnd"/>
      <w:r>
        <w:t>…………………</w:t>
      </w:r>
      <w:r w:rsidR="00B54229">
        <w:t>..</w:t>
      </w:r>
      <w:r>
        <w:t>…..</w:t>
      </w:r>
      <w:r w:rsidR="00D31AE3">
        <w:t>2</w:t>
      </w:r>
      <w:r w:rsidR="00BD5264">
        <w:t>1</w:t>
      </w:r>
    </w:p>
    <w:p w14:paraId="094F2AE3" w14:textId="470AFFF8" w:rsidR="008075FB" w:rsidRDefault="008D2DE1" w:rsidP="003550C3">
      <w:pPr>
        <w:spacing w:line="360" w:lineRule="auto"/>
      </w:pPr>
      <w:r>
        <w:t>Appendix</w:t>
      </w:r>
      <w:r w:rsidR="008075FB">
        <w:t>……………………</w:t>
      </w:r>
      <w:r>
        <w:t xml:space="preserve">. </w:t>
      </w:r>
      <w:r w:rsidR="008075FB">
        <w:t>…………………………………………</w:t>
      </w:r>
      <w:proofErr w:type="gramStart"/>
      <w:r w:rsidR="008075FB">
        <w:t>…..</w:t>
      </w:r>
      <w:proofErr w:type="gramEnd"/>
      <w:r w:rsidR="008075FB">
        <w:t>……………………</w:t>
      </w:r>
      <w:r w:rsidR="00B54229">
        <w:t>2</w:t>
      </w:r>
      <w:r w:rsidR="00BD5264">
        <w:t>4</w:t>
      </w:r>
    </w:p>
    <w:p w14:paraId="3D2D0C39" w14:textId="0D152EA2" w:rsidR="008D2DE1" w:rsidRDefault="008D2DE1" w:rsidP="003550C3">
      <w:pPr>
        <w:spacing w:line="360" w:lineRule="auto"/>
      </w:pPr>
      <w:r>
        <w:t>References………………………………………………………………</w:t>
      </w:r>
      <w:proofErr w:type="gramStart"/>
      <w:r>
        <w:t>…..</w:t>
      </w:r>
      <w:proofErr w:type="gramEnd"/>
      <w:r>
        <w:t>……………</w:t>
      </w:r>
      <w:r w:rsidR="00C604BC">
        <w:t>..</w:t>
      </w:r>
      <w:r>
        <w:t>……..</w:t>
      </w:r>
      <w:r w:rsidR="00C604BC">
        <w:t>2</w:t>
      </w:r>
      <w:r w:rsidR="00BD5264">
        <w:t>8</w:t>
      </w:r>
    </w:p>
    <w:p w14:paraId="043AC4AC" w14:textId="77777777" w:rsidR="008D2DE1" w:rsidRDefault="008D2DE1" w:rsidP="008075FB"/>
    <w:p w14:paraId="5D97A56B" w14:textId="77777777" w:rsidR="008075FB" w:rsidRDefault="008075FB" w:rsidP="008075FB"/>
    <w:p w14:paraId="1DB1D6C9" w14:textId="77777777" w:rsidR="008075FB" w:rsidRDefault="008075FB" w:rsidP="008075FB"/>
    <w:p w14:paraId="4A89997D" w14:textId="77777777" w:rsidR="008075FB" w:rsidRDefault="008075FB" w:rsidP="008075FB"/>
    <w:p w14:paraId="1BD21A4B" w14:textId="77777777" w:rsidR="008075FB" w:rsidRDefault="008075FB" w:rsidP="008075FB"/>
    <w:p w14:paraId="66476677" w14:textId="77777777" w:rsidR="008075FB" w:rsidRDefault="008075FB" w:rsidP="008075FB"/>
    <w:p w14:paraId="5C32DE69" w14:textId="77777777" w:rsidR="008075FB" w:rsidRDefault="008075FB" w:rsidP="008075FB"/>
    <w:p w14:paraId="268B53AA" w14:textId="77777777" w:rsidR="008075FB" w:rsidRDefault="008075FB" w:rsidP="008075FB"/>
    <w:p w14:paraId="4A155B5A" w14:textId="77777777" w:rsidR="008075FB" w:rsidRDefault="008075FB" w:rsidP="008075FB"/>
    <w:p w14:paraId="305E672F" w14:textId="77777777" w:rsidR="008075FB" w:rsidRDefault="008075FB" w:rsidP="008075FB"/>
    <w:p w14:paraId="30A94799" w14:textId="77777777" w:rsidR="008075FB" w:rsidRDefault="008075FB" w:rsidP="008075FB"/>
    <w:p w14:paraId="692C8408" w14:textId="77777777" w:rsidR="008075FB" w:rsidRDefault="008075FB" w:rsidP="008075FB"/>
    <w:p w14:paraId="6BD223BC" w14:textId="77777777" w:rsidR="008075FB" w:rsidRDefault="008075FB" w:rsidP="008075FB"/>
    <w:p w14:paraId="77B1D4A9" w14:textId="77777777" w:rsidR="008075FB" w:rsidRDefault="008075FB" w:rsidP="008075FB"/>
    <w:p w14:paraId="7C3850DA" w14:textId="77777777" w:rsidR="008075FB" w:rsidRDefault="008075FB" w:rsidP="008075FB"/>
    <w:p w14:paraId="1782A5F9" w14:textId="77777777" w:rsidR="008075FB" w:rsidRDefault="008075FB" w:rsidP="008075FB"/>
    <w:p w14:paraId="0A25EECB" w14:textId="77777777" w:rsidR="008075FB" w:rsidRDefault="008075FB" w:rsidP="008075FB"/>
    <w:p w14:paraId="6C469119" w14:textId="77777777" w:rsidR="008075FB" w:rsidRDefault="008075FB" w:rsidP="008075FB"/>
    <w:p w14:paraId="6A39647D" w14:textId="77777777" w:rsidR="008075FB" w:rsidRDefault="008075FB" w:rsidP="008075FB"/>
    <w:p w14:paraId="36D10BB8" w14:textId="77777777" w:rsidR="008075FB" w:rsidRDefault="008075FB" w:rsidP="008075FB"/>
    <w:p w14:paraId="0CBB526F" w14:textId="77777777" w:rsidR="008075FB" w:rsidRDefault="008075FB" w:rsidP="008075FB"/>
    <w:p w14:paraId="095635D5" w14:textId="77777777" w:rsidR="008075FB" w:rsidRDefault="008075FB" w:rsidP="008075FB"/>
    <w:p w14:paraId="4B5BE71F" w14:textId="77777777" w:rsidR="008075FB" w:rsidRDefault="008075FB" w:rsidP="008075FB"/>
    <w:p w14:paraId="1FBE79B0" w14:textId="77777777" w:rsidR="008075FB" w:rsidRDefault="008075FB" w:rsidP="008075FB"/>
    <w:p w14:paraId="694F1E37" w14:textId="77777777" w:rsidR="008075FB" w:rsidRDefault="008075FB" w:rsidP="008075FB"/>
    <w:p w14:paraId="1B47168C" w14:textId="3326FA8C" w:rsidR="008075FB" w:rsidRDefault="008075FB" w:rsidP="008075FB">
      <w:pPr>
        <w:rPr>
          <w:ins w:id="0" w:author="Quinn Moon" w:date="2023-03-28T09:54:00Z"/>
        </w:rPr>
      </w:pPr>
    </w:p>
    <w:p w14:paraId="79669E14" w14:textId="77777777" w:rsidR="00F54A60" w:rsidRDefault="00F54A60" w:rsidP="008075FB"/>
    <w:p w14:paraId="1138C849" w14:textId="77777777" w:rsidR="00AB211C" w:rsidRDefault="00AB211C" w:rsidP="008075FB"/>
    <w:p w14:paraId="4A6860AD" w14:textId="208FED82" w:rsidR="008075FB" w:rsidRDefault="008075FB" w:rsidP="008075FB">
      <w:pPr>
        <w:jc w:val="right"/>
        <w:rPr>
          <w:ins w:id="1" w:author="Quinn Moon" w:date="2023-03-28T15:36:00Z"/>
          <w:u w:val="single"/>
        </w:rPr>
      </w:pPr>
    </w:p>
    <w:p w14:paraId="4C975424" w14:textId="77777777" w:rsidR="00D31AE3" w:rsidRDefault="00D31AE3" w:rsidP="008075FB">
      <w:pPr>
        <w:jc w:val="right"/>
        <w:rPr>
          <w:u w:val="single"/>
        </w:rPr>
      </w:pPr>
    </w:p>
    <w:p w14:paraId="2151A39E" w14:textId="77777777" w:rsidR="008075FB" w:rsidRDefault="008075FB" w:rsidP="008075FB">
      <w:pPr>
        <w:jc w:val="center"/>
        <w:rPr>
          <w:sz w:val="30"/>
          <w:szCs w:val="30"/>
        </w:rPr>
      </w:pPr>
      <w:r>
        <w:rPr>
          <w:sz w:val="30"/>
          <w:szCs w:val="30"/>
        </w:rPr>
        <w:t>LIST OF FIGURES</w:t>
      </w:r>
      <w:r w:rsidR="00CF3C91">
        <w:rPr>
          <w:sz w:val="30"/>
          <w:szCs w:val="30"/>
        </w:rPr>
        <w:t>/TABLES</w:t>
      </w:r>
    </w:p>
    <w:p w14:paraId="53FEA4E9" w14:textId="77777777" w:rsidR="008075FB" w:rsidRDefault="008075FB" w:rsidP="008075FB">
      <w:pPr>
        <w:jc w:val="center"/>
        <w:rPr>
          <w:sz w:val="30"/>
          <w:szCs w:val="30"/>
        </w:rPr>
      </w:pPr>
    </w:p>
    <w:p w14:paraId="6B09678B" w14:textId="77777777" w:rsidR="008075FB" w:rsidRDefault="008075FB" w:rsidP="008075FB">
      <w:pPr>
        <w:jc w:val="right"/>
        <w:rPr>
          <w:u w:val="single"/>
        </w:rPr>
      </w:pPr>
      <w:r>
        <w:rPr>
          <w:u w:val="single"/>
        </w:rPr>
        <w:t>Figures</w:t>
      </w:r>
      <w:r>
        <w:t xml:space="preserve">                                                                                                                                 </w:t>
      </w:r>
      <w:r>
        <w:rPr>
          <w:u w:val="single"/>
        </w:rPr>
        <w:t>Page</w:t>
      </w:r>
    </w:p>
    <w:p w14:paraId="62D624B9" w14:textId="77777777" w:rsidR="008075FB" w:rsidRDefault="008075FB" w:rsidP="008075FB">
      <w:pPr>
        <w:jc w:val="right"/>
        <w:rPr>
          <w:u w:val="single"/>
        </w:rPr>
      </w:pPr>
    </w:p>
    <w:p w14:paraId="4C4BB655" w14:textId="20A2AA46" w:rsidR="008075FB" w:rsidRPr="004F11F8" w:rsidRDefault="008075FB" w:rsidP="003550C3">
      <w:pPr>
        <w:numPr>
          <w:ilvl w:val="0"/>
          <w:numId w:val="1"/>
        </w:numPr>
        <w:spacing w:line="360" w:lineRule="auto"/>
      </w:pPr>
      <w:r w:rsidRPr="0046666A">
        <w:rPr>
          <w:highlight w:val="white"/>
        </w:rPr>
        <w:t xml:space="preserve">Map of </w:t>
      </w:r>
      <w:r w:rsidR="001F701F" w:rsidRPr="0046666A">
        <w:rPr>
          <w:highlight w:val="white"/>
        </w:rPr>
        <w:t>P</w:t>
      </w:r>
      <w:r w:rsidR="00A5112F" w:rsidRPr="0046666A">
        <w:rPr>
          <w:highlight w:val="white"/>
        </w:rPr>
        <w:t>opulations in Indiana and Michigan</w:t>
      </w:r>
      <w:r w:rsidRPr="004F11F8">
        <w:rPr>
          <w:highlight w:val="white"/>
        </w:rPr>
        <w:t>…………</w:t>
      </w:r>
      <w:r w:rsidR="00CF3C91" w:rsidRPr="004F11F8">
        <w:rPr>
          <w:highlight w:val="white"/>
        </w:rPr>
        <w:t>…………………………</w:t>
      </w:r>
      <w:r w:rsidR="00A45747">
        <w:rPr>
          <w:highlight w:val="white"/>
        </w:rPr>
        <w:t>…...</w:t>
      </w:r>
      <w:r w:rsidRPr="004F11F8">
        <w:rPr>
          <w:highlight w:val="white"/>
        </w:rPr>
        <w:t>….</w:t>
      </w:r>
      <w:r w:rsidR="003550C3" w:rsidRPr="004F11F8">
        <w:rPr>
          <w:highlight w:val="white"/>
        </w:rPr>
        <w:t>11</w:t>
      </w:r>
    </w:p>
    <w:p w14:paraId="0F9EAEA7" w14:textId="5D76E845" w:rsidR="008075FB" w:rsidRPr="0046666A" w:rsidRDefault="00A5112F" w:rsidP="003550C3">
      <w:pPr>
        <w:numPr>
          <w:ilvl w:val="0"/>
          <w:numId w:val="1"/>
        </w:numPr>
        <w:spacing w:line="360" w:lineRule="auto"/>
        <w:rPr>
          <w:highlight w:val="white"/>
        </w:rPr>
      </w:pPr>
      <w:r w:rsidRPr="0046666A">
        <w:rPr>
          <w:highlight w:val="white"/>
        </w:rPr>
        <w:t xml:space="preserve">Sampling and </w:t>
      </w:r>
      <w:r w:rsidR="001F701F" w:rsidRPr="0046666A">
        <w:rPr>
          <w:highlight w:val="white"/>
        </w:rPr>
        <w:t>R</w:t>
      </w:r>
      <w:r w:rsidRPr="0046666A">
        <w:rPr>
          <w:highlight w:val="white"/>
        </w:rPr>
        <w:t xml:space="preserve">ange </w:t>
      </w:r>
      <w:r w:rsidR="001F701F" w:rsidRPr="0046666A">
        <w:rPr>
          <w:highlight w:val="white"/>
        </w:rPr>
        <w:t>M</w:t>
      </w:r>
      <w:r w:rsidRPr="0046666A">
        <w:rPr>
          <w:highlight w:val="white"/>
        </w:rPr>
        <w:t>ap</w:t>
      </w:r>
      <w:r w:rsidR="008075FB" w:rsidRPr="004F11F8">
        <w:rPr>
          <w:highlight w:val="white"/>
        </w:rPr>
        <w:t>………………</w:t>
      </w:r>
      <w:ins w:id="2" w:author="Quinn Moon" w:date="2023-03-28T09:26:00Z">
        <w:r w:rsidR="001F701F" w:rsidRPr="004F11F8">
          <w:rPr>
            <w:highlight w:val="white"/>
          </w:rPr>
          <w:t>.</w:t>
        </w:r>
      </w:ins>
      <w:r w:rsidR="008075FB" w:rsidRPr="004F11F8">
        <w:rPr>
          <w:highlight w:val="white"/>
        </w:rPr>
        <w:t>……………………………………</w:t>
      </w:r>
      <w:r w:rsidR="001F701F" w:rsidRPr="004F11F8">
        <w:rPr>
          <w:highlight w:val="white"/>
        </w:rPr>
        <w:t>……</w:t>
      </w:r>
      <w:r w:rsidR="008075FB" w:rsidRPr="004F11F8">
        <w:rPr>
          <w:highlight w:val="white"/>
        </w:rPr>
        <w:t>…</w:t>
      </w:r>
      <w:proofErr w:type="gramStart"/>
      <w:r w:rsidR="00A45747">
        <w:rPr>
          <w:highlight w:val="white"/>
        </w:rPr>
        <w:t>...</w:t>
      </w:r>
      <w:r w:rsidR="003550C3" w:rsidRPr="004F11F8">
        <w:rPr>
          <w:highlight w:val="white"/>
        </w:rPr>
        <w:t>..</w:t>
      </w:r>
      <w:proofErr w:type="gramEnd"/>
      <w:r w:rsidR="003550C3" w:rsidRPr="004F11F8">
        <w:rPr>
          <w:highlight w:val="white"/>
        </w:rPr>
        <w:t>13</w:t>
      </w:r>
    </w:p>
    <w:p w14:paraId="164F501B" w14:textId="7ABA4026" w:rsidR="00742E3E" w:rsidRDefault="00742E3E" w:rsidP="003550C3">
      <w:pPr>
        <w:numPr>
          <w:ilvl w:val="0"/>
          <w:numId w:val="1"/>
        </w:numPr>
        <w:spacing w:line="360" w:lineRule="auto"/>
        <w:rPr>
          <w:highlight w:val="white"/>
        </w:rPr>
      </w:pPr>
      <w:r>
        <w:rPr>
          <w:highlight w:val="white"/>
        </w:rPr>
        <w:t>Predicted Tree Topologies…………………………………………...………………</w:t>
      </w:r>
      <w:proofErr w:type="gramStart"/>
      <w:r>
        <w:rPr>
          <w:highlight w:val="white"/>
        </w:rPr>
        <w:t>…..</w:t>
      </w:r>
      <w:proofErr w:type="gramEnd"/>
      <w:r>
        <w:rPr>
          <w:highlight w:val="white"/>
        </w:rPr>
        <w:t>14</w:t>
      </w:r>
    </w:p>
    <w:p w14:paraId="559EF2FD" w14:textId="7D99F4BF" w:rsidR="008075FB" w:rsidRPr="0046666A" w:rsidRDefault="008075FB" w:rsidP="003550C3">
      <w:pPr>
        <w:numPr>
          <w:ilvl w:val="0"/>
          <w:numId w:val="1"/>
        </w:numPr>
        <w:spacing w:line="360" w:lineRule="auto"/>
        <w:rPr>
          <w:highlight w:val="white"/>
        </w:rPr>
      </w:pPr>
      <w:r w:rsidRPr="0046666A">
        <w:rPr>
          <w:highlight w:val="white"/>
        </w:rPr>
        <w:t xml:space="preserve">Map of </w:t>
      </w:r>
      <w:r w:rsidR="001F701F" w:rsidRPr="0046666A">
        <w:rPr>
          <w:highlight w:val="white"/>
        </w:rPr>
        <w:t>Fi</w:t>
      </w:r>
      <w:r w:rsidR="00A5112F" w:rsidRPr="0046666A">
        <w:rPr>
          <w:highlight w:val="white"/>
        </w:rPr>
        <w:t xml:space="preserve">nal </w:t>
      </w:r>
      <w:r w:rsidR="001F701F" w:rsidRPr="0046666A">
        <w:rPr>
          <w:highlight w:val="white"/>
        </w:rPr>
        <w:t>S</w:t>
      </w:r>
      <w:r w:rsidR="00A5112F" w:rsidRPr="0046666A">
        <w:rPr>
          <w:highlight w:val="white"/>
        </w:rPr>
        <w:t xml:space="preserve">amples </w:t>
      </w:r>
      <w:r w:rsidR="001F701F" w:rsidRPr="0046666A">
        <w:rPr>
          <w:highlight w:val="white"/>
        </w:rPr>
        <w:t>U</w:t>
      </w:r>
      <w:r w:rsidR="00A5112F" w:rsidRPr="0046666A">
        <w:rPr>
          <w:highlight w:val="white"/>
        </w:rPr>
        <w:t>sed</w:t>
      </w:r>
      <w:r w:rsidRPr="004F11F8">
        <w:rPr>
          <w:highlight w:val="white"/>
        </w:rPr>
        <w:t>……………………………………………………</w:t>
      </w:r>
      <w:proofErr w:type="gramStart"/>
      <w:r w:rsidRPr="004F11F8">
        <w:rPr>
          <w:highlight w:val="white"/>
        </w:rPr>
        <w:t>…</w:t>
      </w:r>
      <w:ins w:id="3" w:author="Quinn Moon" w:date="2023-03-28T09:27:00Z">
        <w:r w:rsidR="001F701F" w:rsidRPr="004F11F8">
          <w:rPr>
            <w:highlight w:val="white"/>
          </w:rPr>
          <w:t>..</w:t>
        </w:r>
      </w:ins>
      <w:proofErr w:type="gramEnd"/>
      <w:r w:rsidR="00CF3C91" w:rsidRPr="004F11F8">
        <w:rPr>
          <w:highlight w:val="white"/>
        </w:rPr>
        <w:t>….</w:t>
      </w:r>
      <w:r w:rsidR="00A45747">
        <w:rPr>
          <w:highlight w:val="white"/>
        </w:rPr>
        <w:t>..</w:t>
      </w:r>
      <w:r w:rsidR="003550C3" w:rsidRPr="004F11F8">
        <w:rPr>
          <w:highlight w:val="white"/>
        </w:rPr>
        <w:t>..17</w:t>
      </w:r>
    </w:p>
    <w:p w14:paraId="4DDCC833" w14:textId="7CD521C9" w:rsidR="008075FB" w:rsidRPr="0046666A" w:rsidRDefault="008075FB" w:rsidP="003550C3">
      <w:pPr>
        <w:numPr>
          <w:ilvl w:val="0"/>
          <w:numId w:val="1"/>
        </w:numPr>
        <w:spacing w:line="360" w:lineRule="auto"/>
        <w:rPr>
          <w:highlight w:val="white"/>
        </w:rPr>
      </w:pPr>
      <w:r w:rsidRPr="0046666A">
        <w:rPr>
          <w:highlight w:val="white"/>
        </w:rPr>
        <w:t>Phylogenetic Tree</w:t>
      </w:r>
      <w:r w:rsidRPr="004F11F8">
        <w:rPr>
          <w:highlight w:val="white"/>
        </w:rPr>
        <w:t>………………………………………………</w:t>
      </w:r>
      <w:proofErr w:type="gramStart"/>
      <w:ins w:id="4" w:author="Quinn Moon" w:date="2023-03-28T09:26:00Z">
        <w:r w:rsidR="00620855" w:rsidRPr="004F11F8">
          <w:rPr>
            <w:highlight w:val="white"/>
          </w:rPr>
          <w:t>…..</w:t>
        </w:r>
      </w:ins>
      <w:proofErr w:type="gramEnd"/>
      <w:r w:rsidRPr="004F11F8">
        <w:rPr>
          <w:highlight w:val="white"/>
        </w:rPr>
        <w:t>…………</w:t>
      </w:r>
      <w:r w:rsidR="00CF3C91" w:rsidRPr="004F11F8">
        <w:rPr>
          <w:highlight w:val="white"/>
        </w:rPr>
        <w:t>...</w:t>
      </w:r>
      <w:r w:rsidRPr="004F11F8">
        <w:rPr>
          <w:highlight w:val="white"/>
        </w:rPr>
        <w:t>……</w:t>
      </w:r>
      <w:r w:rsidR="00A45747">
        <w:rPr>
          <w:highlight w:val="white"/>
        </w:rPr>
        <w:t>.</w:t>
      </w:r>
      <w:r w:rsidRPr="004F11F8">
        <w:rPr>
          <w:highlight w:val="white"/>
        </w:rPr>
        <w:t>…</w:t>
      </w:r>
      <w:r w:rsidR="003550C3" w:rsidRPr="004F11F8">
        <w:rPr>
          <w:highlight w:val="white"/>
        </w:rPr>
        <w:t>1</w:t>
      </w:r>
      <w:r w:rsidR="00794B39">
        <w:rPr>
          <w:highlight w:val="white"/>
        </w:rPr>
        <w:t>9</w:t>
      </w:r>
    </w:p>
    <w:p w14:paraId="29F922C5" w14:textId="71A9C53E" w:rsidR="00A5112F" w:rsidRPr="00794B39" w:rsidRDefault="00620855" w:rsidP="003550C3">
      <w:pPr>
        <w:numPr>
          <w:ilvl w:val="0"/>
          <w:numId w:val="1"/>
        </w:numPr>
        <w:spacing w:line="360" w:lineRule="auto"/>
        <w:rPr>
          <w:highlight w:val="white"/>
        </w:rPr>
      </w:pPr>
      <w:r w:rsidRPr="00794B39">
        <w:rPr>
          <w:highlight w:val="white"/>
        </w:rPr>
        <w:t>Sensitivity Test</w:t>
      </w:r>
      <w:r w:rsidR="00CF3C91" w:rsidRPr="00794B39">
        <w:rPr>
          <w:highlight w:val="white"/>
        </w:rPr>
        <w:t xml:space="preserve"> </w:t>
      </w:r>
      <w:r w:rsidR="00A5112F" w:rsidRPr="00794B39">
        <w:rPr>
          <w:highlight w:val="white"/>
        </w:rPr>
        <w:t>Phylogenetic Tree</w:t>
      </w:r>
      <w:r w:rsidR="00CF3C91" w:rsidRPr="00794B39">
        <w:rPr>
          <w:highlight w:val="white"/>
        </w:rPr>
        <w:t>s</w:t>
      </w:r>
      <w:r w:rsidR="00A5112F" w:rsidRPr="00794B39">
        <w:rPr>
          <w:highlight w:val="white"/>
        </w:rPr>
        <w:t>……………………………</w:t>
      </w:r>
      <w:r w:rsidR="00CF3C91" w:rsidRPr="00794B39">
        <w:rPr>
          <w:highlight w:val="white"/>
        </w:rPr>
        <w:t>…...</w:t>
      </w:r>
      <w:r w:rsidR="00A5112F" w:rsidRPr="00794B39">
        <w:rPr>
          <w:highlight w:val="white"/>
        </w:rPr>
        <w:t>………</w:t>
      </w:r>
      <w:r w:rsidR="00CF3C91" w:rsidRPr="00794B39">
        <w:rPr>
          <w:highlight w:val="white"/>
        </w:rPr>
        <w:t>...</w:t>
      </w:r>
      <w:r w:rsidR="00A5112F" w:rsidRPr="00794B39">
        <w:rPr>
          <w:highlight w:val="white"/>
        </w:rPr>
        <w:t>………</w:t>
      </w:r>
      <w:r w:rsidR="00A45747" w:rsidRPr="00794B39">
        <w:rPr>
          <w:highlight w:val="white"/>
        </w:rPr>
        <w:t>…</w:t>
      </w:r>
      <w:r w:rsidR="003550C3" w:rsidRPr="00794B39">
        <w:rPr>
          <w:highlight w:val="white"/>
        </w:rPr>
        <w:t>.</w:t>
      </w:r>
      <w:r w:rsidR="00794B39" w:rsidRPr="00794B39">
        <w:rPr>
          <w:highlight w:val="white"/>
        </w:rPr>
        <w:t>20</w:t>
      </w:r>
    </w:p>
    <w:p w14:paraId="440A92BA" w14:textId="1C069EDD" w:rsidR="00271EC9" w:rsidRPr="00794B39" w:rsidRDefault="00A45747" w:rsidP="003550C3">
      <w:pPr>
        <w:numPr>
          <w:ilvl w:val="0"/>
          <w:numId w:val="1"/>
        </w:numPr>
        <w:spacing w:line="360" w:lineRule="auto"/>
        <w:rPr>
          <w:highlight w:val="white"/>
        </w:rPr>
      </w:pPr>
      <w:r w:rsidRPr="00794B39">
        <w:rPr>
          <w:highlight w:val="white"/>
        </w:rPr>
        <w:t>Predicted Settlements Patterns and Phylogenies…………………………………………2</w:t>
      </w:r>
      <w:r w:rsidR="00794B39" w:rsidRPr="00794B39">
        <w:rPr>
          <w:highlight w:val="white"/>
        </w:rPr>
        <w:t>2</w:t>
      </w:r>
    </w:p>
    <w:p w14:paraId="55B7BC07" w14:textId="4264A750" w:rsidR="00CF3C91" w:rsidRPr="00794B39" w:rsidRDefault="00CF3C91" w:rsidP="003550C3">
      <w:pPr>
        <w:numPr>
          <w:ilvl w:val="0"/>
          <w:numId w:val="1"/>
        </w:numPr>
        <w:spacing w:line="360" w:lineRule="auto"/>
      </w:pPr>
      <w:r w:rsidRPr="00794B39">
        <w:t xml:space="preserve">Table of Specimens </w:t>
      </w:r>
      <w:r w:rsidR="00F66B8B" w:rsidRPr="00794B39">
        <w:t>E</w:t>
      </w:r>
      <w:r w:rsidRPr="00794B39">
        <w:t>xamined</w:t>
      </w:r>
      <w:r w:rsidRPr="00794B39">
        <w:rPr>
          <w:highlight w:val="white"/>
        </w:rPr>
        <w:t xml:space="preserve"> ……………………………………….…………...</w:t>
      </w:r>
      <w:r w:rsidR="001F701F" w:rsidRPr="00794B39">
        <w:rPr>
          <w:highlight w:val="white"/>
        </w:rPr>
        <w:t>...</w:t>
      </w:r>
      <w:r w:rsidR="00A45747" w:rsidRPr="00794B39">
        <w:rPr>
          <w:highlight w:val="white"/>
        </w:rPr>
        <w:t>...</w:t>
      </w:r>
      <w:r w:rsidRPr="00794B39">
        <w:rPr>
          <w:highlight w:val="white"/>
        </w:rPr>
        <w:t>…</w:t>
      </w:r>
      <w:r w:rsidR="003550C3" w:rsidRPr="00794B39">
        <w:rPr>
          <w:highlight w:val="white"/>
        </w:rPr>
        <w:t>2</w:t>
      </w:r>
      <w:r w:rsidR="00794B39">
        <w:rPr>
          <w:highlight w:val="white"/>
        </w:rPr>
        <w:t>4</w:t>
      </w:r>
    </w:p>
    <w:p w14:paraId="04B537EE" w14:textId="29404FA4" w:rsidR="00A5112F" w:rsidRPr="00794B39" w:rsidRDefault="00CF3C91" w:rsidP="003550C3">
      <w:pPr>
        <w:numPr>
          <w:ilvl w:val="0"/>
          <w:numId w:val="1"/>
        </w:numPr>
        <w:spacing w:line="360" w:lineRule="auto"/>
        <w:rPr>
          <w:highlight w:val="white"/>
        </w:rPr>
      </w:pPr>
      <w:r w:rsidRPr="00794B39">
        <w:rPr>
          <w:highlight w:val="white"/>
        </w:rPr>
        <w:t>Table of Raw Reads and Loci Included……...…………………….……………...…</w:t>
      </w:r>
      <w:proofErr w:type="gramStart"/>
      <w:r w:rsidR="00A45747" w:rsidRPr="00794B39">
        <w:rPr>
          <w:highlight w:val="white"/>
        </w:rPr>
        <w:t>…..</w:t>
      </w:r>
      <w:proofErr w:type="gramEnd"/>
      <w:r w:rsidR="003550C3" w:rsidRPr="00794B39">
        <w:rPr>
          <w:highlight w:val="white"/>
        </w:rPr>
        <w:t>2</w:t>
      </w:r>
      <w:r w:rsidR="00794B39">
        <w:rPr>
          <w:highlight w:val="white"/>
        </w:rPr>
        <w:t>6</w:t>
      </w:r>
    </w:p>
    <w:p w14:paraId="372F61B4" w14:textId="77777777" w:rsidR="008075FB" w:rsidRPr="00794B39" w:rsidRDefault="008075FB" w:rsidP="008075FB">
      <w:pPr>
        <w:spacing w:line="480" w:lineRule="auto"/>
        <w:ind w:left="720"/>
        <w:rPr>
          <w:highlight w:val="white"/>
        </w:rPr>
      </w:pPr>
    </w:p>
    <w:p w14:paraId="2FC411BB" w14:textId="77777777" w:rsidR="008075FB" w:rsidRPr="00794B39" w:rsidRDefault="008075FB" w:rsidP="008075FB">
      <w:pPr>
        <w:jc w:val="right"/>
        <w:rPr>
          <w:u w:val="single"/>
        </w:rPr>
      </w:pPr>
    </w:p>
    <w:p w14:paraId="0FE8F686" w14:textId="77777777" w:rsidR="008075FB" w:rsidRPr="00794B39" w:rsidRDefault="008075FB" w:rsidP="008075FB">
      <w:pPr>
        <w:jc w:val="right"/>
        <w:rPr>
          <w:u w:val="single"/>
        </w:rPr>
      </w:pPr>
    </w:p>
    <w:p w14:paraId="77462002" w14:textId="77777777" w:rsidR="008075FB" w:rsidRPr="00794B39" w:rsidRDefault="008075FB" w:rsidP="008075FB">
      <w:pPr>
        <w:jc w:val="right"/>
        <w:rPr>
          <w:u w:val="single"/>
        </w:rPr>
      </w:pPr>
    </w:p>
    <w:p w14:paraId="5846E8CF" w14:textId="77777777" w:rsidR="008075FB" w:rsidRDefault="008075FB" w:rsidP="008075FB">
      <w:pPr>
        <w:jc w:val="right"/>
        <w:rPr>
          <w:u w:val="single"/>
        </w:rPr>
      </w:pPr>
    </w:p>
    <w:p w14:paraId="335E1F3F" w14:textId="77777777" w:rsidR="008075FB" w:rsidRDefault="008075FB" w:rsidP="008075FB">
      <w:pPr>
        <w:jc w:val="right"/>
        <w:rPr>
          <w:u w:val="single"/>
        </w:rPr>
      </w:pPr>
    </w:p>
    <w:p w14:paraId="3CE189C1" w14:textId="77777777" w:rsidR="008075FB" w:rsidRDefault="008075FB" w:rsidP="008075FB">
      <w:pPr>
        <w:jc w:val="right"/>
        <w:rPr>
          <w:u w:val="single"/>
        </w:rPr>
      </w:pPr>
    </w:p>
    <w:p w14:paraId="336E9119" w14:textId="77777777" w:rsidR="008075FB" w:rsidRDefault="008075FB" w:rsidP="008075FB">
      <w:pPr>
        <w:jc w:val="right"/>
        <w:rPr>
          <w:u w:val="single"/>
        </w:rPr>
      </w:pPr>
    </w:p>
    <w:p w14:paraId="33C139B5" w14:textId="77777777" w:rsidR="008075FB" w:rsidRDefault="008075FB" w:rsidP="008075FB">
      <w:pPr>
        <w:jc w:val="right"/>
        <w:rPr>
          <w:u w:val="single"/>
        </w:rPr>
      </w:pPr>
    </w:p>
    <w:p w14:paraId="16CFB57D" w14:textId="77777777" w:rsidR="008075FB" w:rsidRDefault="008075FB" w:rsidP="008075FB">
      <w:pPr>
        <w:jc w:val="right"/>
        <w:rPr>
          <w:u w:val="single"/>
        </w:rPr>
      </w:pPr>
    </w:p>
    <w:p w14:paraId="397242FE" w14:textId="77777777" w:rsidR="008075FB" w:rsidRDefault="008075FB" w:rsidP="008075FB">
      <w:pPr>
        <w:jc w:val="right"/>
        <w:rPr>
          <w:u w:val="single"/>
        </w:rPr>
      </w:pPr>
    </w:p>
    <w:p w14:paraId="6F80E828" w14:textId="77777777" w:rsidR="008075FB" w:rsidRDefault="008075FB" w:rsidP="008075FB">
      <w:pPr>
        <w:jc w:val="right"/>
        <w:rPr>
          <w:u w:val="single"/>
        </w:rPr>
      </w:pPr>
    </w:p>
    <w:p w14:paraId="3F573739" w14:textId="77777777" w:rsidR="008075FB" w:rsidRDefault="008075FB" w:rsidP="008075FB">
      <w:pPr>
        <w:jc w:val="right"/>
        <w:rPr>
          <w:u w:val="single"/>
        </w:rPr>
      </w:pPr>
    </w:p>
    <w:p w14:paraId="0FEE66BE" w14:textId="77777777" w:rsidR="008075FB" w:rsidRDefault="008075FB" w:rsidP="008075FB">
      <w:pPr>
        <w:jc w:val="right"/>
        <w:rPr>
          <w:u w:val="single"/>
        </w:rPr>
      </w:pPr>
    </w:p>
    <w:p w14:paraId="47E8431E" w14:textId="77777777" w:rsidR="008075FB" w:rsidRDefault="008075FB" w:rsidP="008075FB">
      <w:pPr>
        <w:jc w:val="right"/>
        <w:rPr>
          <w:u w:val="single"/>
        </w:rPr>
      </w:pPr>
    </w:p>
    <w:p w14:paraId="3463A34D" w14:textId="77777777" w:rsidR="008075FB" w:rsidRDefault="008075FB" w:rsidP="008075FB">
      <w:pPr>
        <w:jc w:val="right"/>
        <w:rPr>
          <w:u w:val="single"/>
        </w:rPr>
      </w:pPr>
    </w:p>
    <w:p w14:paraId="6D7C8CCC" w14:textId="77777777" w:rsidR="008075FB" w:rsidRDefault="008075FB" w:rsidP="008075FB">
      <w:pPr>
        <w:jc w:val="right"/>
        <w:rPr>
          <w:u w:val="single"/>
        </w:rPr>
      </w:pPr>
    </w:p>
    <w:p w14:paraId="5E32676B" w14:textId="77777777" w:rsidR="008075FB" w:rsidRDefault="008075FB" w:rsidP="008075FB">
      <w:pPr>
        <w:jc w:val="right"/>
        <w:rPr>
          <w:u w:val="single"/>
        </w:rPr>
      </w:pPr>
    </w:p>
    <w:p w14:paraId="4EB650B5" w14:textId="77777777" w:rsidR="008075FB" w:rsidRDefault="008075FB" w:rsidP="008075FB">
      <w:pPr>
        <w:jc w:val="right"/>
        <w:rPr>
          <w:u w:val="single"/>
        </w:rPr>
      </w:pPr>
    </w:p>
    <w:p w14:paraId="43430B9E" w14:textId="77777777" w:rsidR="008075FB" w:rsidRDefault="008075FB" w:rsidP="008075FB">
      <w:pPr>
        <w:jc w:val="right"/>
        <w:rPr>
          <w:u w:val="single"/>
        </w:rPr>
      </w:pPr>
    </w:p>
    <w:p w14:paraId="7E217A65" w14:textId="77777777" w:rsidR="008075FB" w:rsidRDefault="008075FB" w:rsidP="008075FB">
      <w:pPr>
        <w:jc w:val="right"/>
        <w:rPr>
          <w:u w:val="single"/>
        </w:rPr>
      </w:pPr>
    </w:p>
    <w:p w14:paraId="02AB9677" w14:textId="0BB7F806" w:rsidR="00F6700E" w:rsidRDefault="00F6700E" w:rsidP="00F6700E">
      <w:pPr>
        <w:rPr>
          <w:sz w:val="30"/>
          <w:szCs w:val="30"/>
        </w:rPr>
        <w:sectPr w:rsidR="00F6700E" w:rsidSect="00F6700E">
          <w:footerReference w:type="even" r:id="rId9"/>
          <w:footerReference w:type="default" r:id="rId10"/>
          <w:pgSz w:w="12240" w:h="15840"/>
          <w:pgMar w:top="1440" w:right="1440" w:bottom="1440" w:left="1440" w:header="720" w:footer="720" w:gutter="0"/>
          <w:pgNumType w:fmt="lowerRoman" w:start="1"/>
          <w:cols w:space="720"/>
          <w:titlePg/>
          <w:docGrid w:linePitch="360"/>
        </w:sectPr>
      </w:pPr>
    </w:p>
    <w:p w14:paraId="128F24F0" w14:textId="1CEEB662" w:rsidR="003550C3" w:rsidRDefault="003550C3" w:rsidP="008075FB">
      <w:pPr>
        <w:jc w:val="center"/>
        <w:rPr>
          <w:sz w:val="30"/>
          <w:szCs w:val="30"/>
        </w:rPr>
      </w:pPr>
    </w:p>
    <w:p w14:paraId="1888BCB8" w14:textId="77777777" w:rsidR="00140431" w:rsidRDefault="00594E80" w:rsidP="00F42FE4">
      <w:pPr>
        <w:rPr>
          <w:b/>
          <w:szCs w:val="30"/>
        </w:rPr>
      </w:pPr>
      <w:r>
        <w:rPr>
          <w:b/>
          <w:szCs w:val="30"/>
        </w:rPr>
        <w:t xml:space="preserve">1.0 </w:t>
      </w:r>
      <w:r w:rsidR="00F42FE4" w:rsidRPr="00F42FE4">
        <w:rPr>
          <w:b/>
          <w:szCs w:val="30"/>
        </w:rPr>
        <w:t>Introduction</w:t>
      </w:r>
    </w:p>
    <w:p w14:paraId="50BC94CB" w14:textId="77777777" w:rsidR="00F42FE4" w:rsidRPr="00F42FE4" w:rsidRDefault="00F42FE4" w:rsidP="00F42FE4">
      <w:pPr>
        <w:rPr>
          <w:b/>
          <w:szCs w:val="30"/>
        </w:rPr>
      </w:pPr>
    </w:p>
    <w:p w14:paraId="6DA50131" w14:textId="77777777" w:rsidR="00140431" w:rsidRDefault="00140431" w:rsidP="00140431">
      <w:pPr>
        <w:pStyle w:val="NormalWeb"/>
        <w:spacing w:before="0" w:beforeAutospacing="0" w:after="0" w:afterAutospacing="0" w:line="480" w:lineRule="auto"/>
        <w:ind w:firstLine="720"/>
      </w:pPr>
      <w:r>
        <w:rPr>
          <w:color w:val="000000"/>
          <w:shd w:val="clear" w:color="auto" w:fill="FFFFFF"/>
        </w:rPr>
        <w:t>Across the globe, reptiles are increasingly threatened with extinction (Cox et al. 2022). Habitat fragmentation and degradation as well as the anthropogenic spread of invasive species are some of the principal drivers of reptile decline (Cox et al. 2022; Gibbons et al. 2000; Tan et al. 2023). Habitat destruction may result in immediate loss of habitat followed by long-term alterations in the biodiversity and function of the remaining fragments (Lindenmayer and Fisher 2006; Haddad et al. 2015). Documented impacts of alien reptile species include declines of native prey species, competitive displacement, disease transmission, and hybridization with native species (Bomford et al. 2009; Cole et al. 2005). </w:t>
      </w:r>
    </w:p>
    <w:p w14:paraId="75CD2B6A" w14:textId="77777777" w:rsidR="00B20E74" w:rsidRDefault="00B20E74" w:rsidP="00B20E74">
      <w:pPr>
        <w:pStyle w:val="NormalWeb"/>
        <w:spacing w:before="0" w:beforeAutospacing="0" w:after="0" w:afterAutospacing="0" w:line="480" w:lineRule="auto"/>
        <w:ind w:firstLine="720"/>
      </w:pPr>
      <w:r>
        <w:rPr>
          <w:color w:val="000000"/>
          <w:shd w:val="clear" w:color="auto" w:fill="FFFFFF"/>
        </w:rPr>
        <w:t>Compared to other vertebrates, reptiles frequently have smaller ranges (Todd et al. 2010). Factors that are likely causing the more limited ranges include habitat fragmentation and the anthropogenic transport of reptiles, which has created a number of isolated populations of lizards, including 927 species that are known only from their type locality (</w:t>
      </w:r>
      <w:proofErr w:type="spellStart"/>
      <w:r>
        <w:rPr>
          <w:color w:val="000000"/>
          <w:shd w:val="clear" w:color="auto" w:fill="FFFFFF"/>
        </w:rPr>
        <w:t>Meiri</w:t>
      </w:r>
      <w:proofErr w:type="spellEnd"/>
      <w:r>
        <w:rPr>
          <w:color w:val="000000"/>
          <w:shd w:val="clear" w:color="auto" w:fill="FFFFFF"/>
        </w:rPr>
        <w:t xml:space="preserve"> et al. 2018). These isolated populations with limited ranges are particularly susceptible to being extirpated (</w:t>
      </w:r>
      <w:proofErr w:type="spellStart"/>
      <w:r>
        <w:rPr>
          <w:color w:val="000000"/>
          <w:shd w:val="clear" w:color="auto" w:fill="FFFFFF"/>
        </w:rPr>
        <w:t>Meiri</w:t>
      </w:r>
      <w:proofErr w:type="spellEnd"/>
      <w:r>
        <w:rPr>
          <w:color w:val="000000"/>
          <w:shd w:val="clear" w:color="auto" w:fill="FFFFFF"/>
        </w:rPr>
        <w:t xml:space="preserve"> et al. 2018). </w:t>
      </w:r>
    </w:p>
    <w:p w14:paraId="1A987E0C" w14:textId="1095F5F5" w:rsidR="00140431" w:rsidRDefault="00140431" w:rsidP="00140431">
      <w:pPr>
        <w:pStyle w:val="NormalWeb"/>
        <w:spacing w:before="0" w:beforeAutospacing="0" w:after="0" w:afterAutospacing="0" w:line="480" w:lineRule="auto"/>
        <w:ind w:firstLine="720"/>
      </w:pPr>
      <w:r>
        <w:rPr>
          <w:color w:val="000000"/>
          <w:shd w:val="clear" w:color="auto" w:fill="FFFFFF"/>
        </w:rPr>
        <w:t>A</w:t>
      </w:r>
      <w:r w:rsidR="001042BB">
        <w:rPr>
          <w:color w:val="000000"/>
          <w:shd w:val="clear" w:color="auto" w:fill="FFFFFF"/>
        </w:rPr>
        <w:t xml:space="preserve"> potential</w:t>
      </w:r>
      <w:r>
        <w:rPr>
          <w:color w:val="000000"/>
          <w:shd w:val="clear" w:color="auto" w:fill="FFFFFF"/>
        </w:rPr>
        <w:t xml:space="preserve"> example of this type of isolated population is a single but persisting populatio</w:t>
      </w:r>
      <w:r>
        <w:rPr>
          <w:color w:val="000000"/>
        </w:rPr>
        <w:t>n of s</w:t>
      </w:r>
      <w:r>
        <w:rPr>
          <w:color w:val="000000"/>
          <w:shd w:val="clear" w:color="auto" w:fill="FFFFFF"/>
        </w:rPr>
        <w:t xml:space="preserve">ix-lined racerunner </w:t>
      </w:r>
      <w:r>
        <w:rPr>
          <w:color w:val="000000"/>
        </w:rPr>
        <w:t>(</w:t>
      </w:r>
      <w:proofErr w:type="spellStart"/>
      <w:r>
        <w:rPr>
          <w:i/>
          <w:iCs/>
          <w:color w:val="000000"/>
        </w:rPr>
        <w:t>Aspidoscelis</w:t>
      </w:r>
      <w:proofErr w:type="spellEnd"/>
      <w:r>
        <w:rPr>
          <w:i/>
          <w:iCs/>
          <w:color w:val="000000"/>
        </w:rPr>
        <w:t xml:space="preserve"> </w:t>
      </w:r>
      <w:proofErr w:type="spellStart"/>
      <w:r>
        <w:rPr>
          <w:i/>
          <w:iCs/>
          <w:color w:val="000000"/>
        </w:rPr>
        <w:t>sexlineatus</w:t>
      </w:r>
      <w:proofErr w:type="spellEnd"/>
      <w:r>
        <w:rPr>
          <w:i/>
          <w:iCs/>
          <w:color w:val="000000"/>
        </w:rPr>
        <w:t>)</w:t>
      </w:r>
      <w:r>
        <w:rPr>
          <w:color w:val="000000"/>
        </w:rPr>
        <w:t xml:space="preserve"> </w:t>
      </w:r>
      <w:r w:rsidR="0086735F">
        <w:rPr>
          <w:color w:val="000000"/>
          <w:shd w:val="clear" w:color="auto" w:fill="FFFFFF"/>
        </w:rPr>
        <w:t xml:space="preserve">lizards </w:t>
      </w:r>
      <w:r>
        <w:rPr>
          <w:color w:val="000000"/>
          <w:shd w:val="clear" w:color="auto" w:fill="FFFFFF"/>
        </w:rPr>
        <w:t xml:space="preserve">found in Tuscola County, Michigan (Yoder 2007; Harding 1997). The population was first documented in the late 1980’s and is estimated to contain over 450 individuals that are successfully producing hatchlings (Yoder 2007; Harding and Holman 1990). </w:t>
      </w:r>
      <w:r w:rsidR="00D80868">
        <w:rPr>
          <w:color w:val="000000"/>
          <w:shd w:val="clear" w:color="auto" w:fill="FFFFFF"/>
        </w:rPr>
        <w:t xml:space="preserve">The general range of </w:t>
      </w:r>
      <w:r w:rsidR="001042BB">
        <w:rPr>
          <w:color w:val="000000"/>
          <w:shd w:val="clear" w:color="auto" w:fill="FFFFFF"/>
        </w:rPr>
        <w:t xml:space="preserve">the </w:t>
      </w:r>
      <w:r w:rsidR="00D80868">
        <w:rPr>
          <w:color w:val="000000"/>
        </w:rPr>
        <w:t>s</w:t>
      </w:r>
      <w:r w:rsidR="00D80868">
        <w:rPr>
          <w:color w:val="000000"/>
          <w:shd w:val="clear" w:color="auto" w:fill="FFFFFF"/>
        </w:rPr>
        <w:t>ix-lined racerunner spans from Florida to Maryland in the East and Texas to Montana in the west (</w:t>
      </w:r>
      <w:r w:rsidR="0086735F">
        <w:rPr>
          <w:color w:val="000000"/>
          <w:shd w:val="clear" w:color="auto" w:fill="FFFFFF"/>
        </w:rPr>
        <w:t>Yoder 2007</w:t>
      </w:r>
      <w:r w:rsidR="00D80868">
        <w:rPr>
          <w:color w:val="000000"/>
          <w:shd w:val="clear" w:color="auto" w:fill="FFFFFF"/>
        </w:rPr>
        <w:t xml:space="preserve">). </w:t>
      </w:r>
      <w:r w:rsidR="001042BB">
        <w:rPr>
          <w:color w:val="000000"/>
          <w:shd w:val="clear" w:color="auto" w:fill="FFFFFF"/>
        </w:rPr>
        <w:t>However, the Michigan population is isolated from this range, and t</w:t>
      </w:r>
      <w:r>
        <w:rPr>
          <w:color w:val="000000"/>
          <w:shd w:val="clear" w:color="auto" w:fill="FFFFFF"/>
        </w:rPr>
        <w:t xml:space="preserve">he closest </w:t>
      </w:r>
      <w:r w:rsidR="001042BB">
        <w:rPr>
          <w:color w:val="000000"/>
          <w:shd w:val="clear" w:color="auto" w:fill="FFFFFF"/>
        </w:rPr>
        <w:t xml:space="preserve">population </w:t>
      </w:r>
      <w:r>
        <w:rPr>
          <w:color w:val="000000"/>
          <w:shd w:val="clear" w:color="auto" w:fill="FFFFFF"/>
        </w:rPr>
        <w:t xml:space="preserve">is found over 322 km away in the Indiana Dunes Region </w:t>
      </w:r>
      <w:r w:rsidR="00FB54F1">
        <w:rPr>
          <w:color w:val="000000"/>
          <w:shd w:val="clear" w:color="auto" w:fill="FFFFFF"/>
        </w:rPr>
        <w:t>(</w:t>
      </w:r>
      <w:r w:rsidR="006B32E0">
        <w:rPr>
          <w:color w:val="000000"/>
          <w:shd w:val="clear" w:color="auto" w:fill="FFFFFF"/>
        </w:rPr>
        <w:t>f</w:t>
      </w:r>
      <w:r w:rsidR="00FB54F1">
        <w:rPr>
          <w:color w:val="000000"/>
          <w:shd w:val="clear" w:color="auto" w:fill="FFFFFF"/>
        </w:rPr>
        <w:t xml:space="preserve">ig. </w:t>
      </w:r>
      <w:r w:rsidR="003410C1">
        <w:rPr>
          <w:color w:val="000000"/>
          <w:shd w:val="clear" w:color="auto" w:fill="FFFFFF"/>
        </w:rPr>
        <w:t>1</w:t>
      </w:r>
      <w:r w:rsidR="00FB54F1">
        <w:rPr>
          <w:color w:val="000000"/>
          <w:shd w:val="clear" w:color="auto" w:fill="FFFFFF"/>
        </w:rPr>
        <w:t>) (</w:t>
      </w:r>
      <w:r>
        <w:rPr>
          <w:color w:val="000000"/>
          <w:shd w:val="clear" w:color="auto" w:fill="FFFFFF"/>
        </w:rPr>
        <w:t xml:space="preserve">Harding and Holman 1990; Harding 1997). The </w:t>
      </w:r>
      <w:r>
        <w:rPr>
          <w:color w:val="000000"/>
          <w:shd w:val="clear" w:color="auto" w:fill="FFFFFF"/>
        </w:rPr>
        <w:lastRenderedPageBreak/>
        <w:t xml:space="preserve">extralimital population in Michigan is either </w:t>
      </w:r>
      <w:r w:rsidR="001042BB">
        <w:rPr>
          <w:color w:val="000000"/>
          <w:shd w:val="clear" w:color="auto" w:fill="FFFFFF"/>
        </w:rPr>
        <w:t>native, resulting from ancient dispersal following the retreat of glaciers,</w:t>
      </w:r>
      <w:r>
        <w:rPr>
          <w:color w:val="000000"/>
          <w:shd w:val="clear" w:color="auto" w:fill="FFFFFF"/>
        </w:rPr>
        <w:t xml:space="preserve"> and worthy of special management and conservation status or it is the result of a recent human introduction. Detecting endangered native populations and locating introduced populations of lizards is vital to the maintenance of both lizard biodiversity and protection of the ecosystems they inhabit. </w:t>
      </w:r>
    </w:p>
    <w:p w14:paraId="29C82D59" w14:textId="1D4E5756" w:rsidR="00BA4C6D" w:rsidRPr="00BA4C6D" w:rsidRDefault="00BA4C6D" w:rsidP="00BA4C6D">
      <w:pPr>
        <w:spacing w:line="480" w:lineRule="auto"/>
        <w:rPr>
          <w:color w:val="000000"/>
        </w:rPr>
      </w:pPr>
      <w:r>
        <w:rPr>
          <w:color w:val="000000"/>
          <w:shd w:val="clear" w:color="auto" w:fill="FFFFFF"/>
        </w:rPr>
        <w:tab/>
      </w:r>
      <w:r w:rsidR="00140431" w:rsidRPr="00BA4C6D">
        <w:rPr>
          <w:color w:val="000000"/>
          <w:shd w:val="clear" w:color="auto" w:fill="FFFFFF"/>
        </w:rPr>
        <w:t xml:space="preserve">In Michigan, six-lined </w:t>
      </w:r>
      <w:r w:rsidR="00616514" w:rsidRPr="00BA4C6D">
        <w:rPr>
          <w:color w:val="000000"/>
          <w:shd w:val="clear" w:color="auto" w:fill="FFFFFF"/>
        </w:rPr>
        <w:t>race</w:t>
      </w:r>
      <w:r w:rsidR="00140431" w:rsidRPr="00BA4C6D">
        <w:rPr>
          <w:color w:val="000000"/>
          <w:shd w:val="clear" w:color="auto" w:fill="FFFFFF"/>
        </w:rPr>
        <w:t>runners have been found only in Murphy Lake State Game Area (MLS</w:t>
      </w:r>
      <w:r w:rsidR="001042BB" w:rsidRPr="00BA4C6D">
        <w:rPr>
          <w:color w:val="000000"/>
          <w:shd w:val="clear" w:color="auto" w:fill="FFFFFF"/>
        </w:rPr>
        <w:t>G</w:t>
      </w:r>
      <w:r w:rsidR="00140431" w:rsidRPr="00BA4C6D">
        <w:rPr>
          <w:color w:val="000000"/>
          <w:shd w:val="clear" w:color="auto" w:fill="FFFFFF"/>
        </w:rPr>
        <w:t>A) which covers approximately 11 km</w:t>
      </w:r>
      <w:r w:rsidR="00140431" w:rsidRPr="00BA4C6D">
        <w:rPr>
          <w:color w:val="000000"/>
          <w:shd w:val="clear" w:color="auto" w:fill="FFFFFF"/>
          <w:vertAlign w:val="superscript"/>
        </w:rPr>
        <w:t>2</w:t>
      </w:r>
      <w:r w:rsidR="00140431" w:rsidRPr="00BA4C6D">
        <w:rPr>
          <w:color w:val="000000"/>
          <w:shd w:val="clear" w:color="auto" w:fill="FFFFFF"/>
        </w:rPr>
        <w:t xml:space="preserve"> in the lower thumb region of Michigan </w:t>
      </w:r>
    </w:p>
    <w:p w14:paraId="672844A2" w14:textId="615F5144" w:rsidR="00140431" w:rsidRPr="00BA4C6D" w:rsidRDefault="00BA4C6D" w:rsidP="00BA4C6D">
      <w:pPr>
        <w:spacing w:line="480" w:lineRule="auto"/>
      </w:pPr>
      <w:r w:rsidRPr="00BA4C6D">
        <w:rPr>
          <w:color w:val="000000"/>
        </w:rPr>
        <w:t>(State of Michigan 2016</w:t>
      </w:r>
      <w:r w:rsidR="00140431" w:rsidRPr="00BA4C6D">
        <w:rPr>
          <w:color w:val="000000"/>
        </w:rPr>
        <w:t xml:space="preserve">). The general Great Lakes Basin was completely covered in ice </w:t>
      </w:r>
      <w:r w:rsidR="00140431" w:rsidRPr="00BA4C6D">
        <w:rPr>
          <w:color w:val="000000"/>
          <w:shd w:val="clear" w:color="auto" w:fill="FFFFFF"/>
        </w:rPr>
        <w:t xml:space="preserve">20,000 years ago, the period of maximum southern extent of the latest glaciation, </w:t>
      </w:r>
      <w:r w:rsidR="001042BB" w:rsidRPr="00BA4C6D">
        <w:rPr>
          <w:color w:val="000000"/>
          <w:shd w:val="clear" w:color="auto" w:fill="FFFFFF"/>
        </w:rPr>
        <w:t xml:space="preserve">likely </w:t>
      </w:r>
      <w:r w:rsidR="00140431" w:rsidRPr="00BA4C6D">
        <w:rPr>
          <w:color w:val="000000"/>
          <w:shd w:val="clear" w:color="auto" w:fill="FFFFFF"/>
        </w:rPr>
        <w:t>removing all reptiles and amphibians from the area (</w:t>
      </w:r>
      <w:r w:rsidR="00140431" w:rsidRPr="00BA4C6D">
        <w:rPr>
          <w:color w:val="000000"/>
        </w:rPr>
        <w:t>Harding and Mifsud 2017</w:t>
      </w:r>
      <w:r w:rsidR="00140431" w:rsidRPr="00BA4C6D">
        <w:rPr>
          <w:color w:val="000000"/>
          <w:shd w:val="clear" w:color="auto" w:fill="FFFFFF"/>
        </w:rPr>
        <w:t>). The southern thumb of Michigan displays geological features characteristic of glaciation, including grooves and end moraines, which further indicate the extent of glacial coverage during the last glacial maximum (Sharif 2008). By 9,500 years ago the area was largely free of ice (</w:t>
      </w:r>
      <w:r w:rsidR="00140431" w:rsidRPr="00BA4C6D">
        <w:rPr>
          <w:color w:val="000000"/>
        </w:rPr>
        <w:t>Harding and Mifsud 2017)</w:t>
      </w:r>
      <w:r w:rsidR="00140431" w:rsidRPr="00BA4C6D">
        <w:rPr>
          <w:color w:val="000000"/>
          <w:shd w:val="clear" w:color="auto" w:fill="FFFFFF"/>
        </w:rPr>
        <w:t>. Following the retreat of ice sheets from the region, the Great Lakes Basin was quickly reinhabited by post glacial rapid dispersals of both flora and fauna (Holman and Harding 1990). A number of reptiles naturally reinvade</w:t>
      </w:r>
      <w:r w:rsidR="0079596A">
        <w:rPr>
          <w:color w:val="000000"/>
          <w:shd w:val="clear" w:color="auto" w:fill="FFFFFF"/>
        </w:rPr>
        <w:t>d</w:t>
      </w:r>
      <w:r w:rsidR="00140431" w:rsidRPr="00BA4C6D">
        <w:rPr>
          <w:color w:val="000000"/>
          <w:shd w:val="clear" w:color="auto" w:fill="FFFFFF"/>
        </w:rPr>
        <w:t xml:space="preserve"> the basin following the glaciation, including the western slender glass lizard and potentially six-lined racerunner lizards (Holman and Harding 1990). </w:t>
      </w:r>
    </w:p>
    <w:p w14:paraId="0EDDF67D" w14:textId="5353623D" w:rsidR="00140431" w:rsidRDefault="00140431" w:rsidP="00BA4C6D">
      <w:pPr>
        <w:pStyle w:val="NormalWeb"/>
        <w:spacing w:before="0" w:beforeAutospacing="0" w:after="0" w:afterAutospacing="0" w:line="480" w:lineRule="auto"/>
        <w:ind w:firstLine="720"/>
      </w:pPr>
      <w:r w:rsidRPr="00BA4C6D">
        <w:rPr>
          <w:color w:val="000000"/>
          <w:shd w:val="clear" w:color="auto" w:fill="FFFFFF"/>
        </w:rPr>
        <w:t>It appears improbable that six-lined racerunner populations persisted in Tuscola County</w:t>
      </w:r>
      <w:r>
        <w:rPr>
          <w:color w:val="000000"/>
          <w:shd w:val="clear" w:color="auto" w:fill="FFFFFF"/>
        </w:rPr>
        <w:t xml:space="preserve"> through the </w:t>
      </w:r>
      <w:r>
        <w:rPr>
          <w:color w:val="000000"/>
        </w:rPr>
        <w:t xml:space="preserve">Pleistocene </w:t>
      </w:r>
      <w:r>
        <w:rPr>
          <w:color w:val="000000"/>
          <w:shd w:val="clear" w:color="auto" w:fill="FFFFFF"/>
        </w:rPr>
        <w:t xml:space="preserve">glaciation as a true glacial relic, but the population may have reinvaded the region naturally after the glaciers retreated. During the </w:t>
      </w:r>
      <w:r>
        <w:rPr>
          <w:color w:val="000000"/>
        </w:rPr>
        <w:t>dryer and warmer Hypsithermal Interval of the mid-Holocene (8,300-5,000 years ago)</w:t>
      </w:r>
      <w:r>
        <w:rPr>
          <w:color w:val="000000"/>
          <w:shd w:val="clear" w:color="auto" w:fill="FFFFFF"/>
        </w:rPr>
        <w:t xml:space="preserve">, continuous prairie and grassland environments spread into southern Michigan from Northern Indiana which may </w:t>
      </w:r>
      <w:r w:rsidR="00FB54F1">
        <w:rPr>
          <w:color w:val="000000"/>
          <w:shd w:val="clear" w:color="auto" w:fill="FFFFFF"/>
        </w:rPr>
        <w:t>have</w:t>
      </w:r>
      <w:r>
        <w:rPr>
          <w:color w:val="000000"/>
          <w:shd w:val="clear" w:color="auto" w:fill="FFFFFF"/>
        </w:rPr>
        <w:t xml:space="preserve"> allowed </w:t>
      </w:r>
      <w:r>
        <w:rPr>
          <w:color w:val="000000"/>
          <w:shd w:val="clear" w:color="auto" w:fill="FFFFFF"/>
        </w:rPr>
        <w:lastRenderedPageBreak/>
        <w:t>expansion of the prairie dwelling six-lined racerunner into southern and central Michigan (</w:t>
      </w:r>
      <w:r>
        <w:rPr>
          <w:color w:val="000000"/>
        </w:rPr>
        <w:t xml:space="preserve">Harding and Mifsud 2017; Harding and Holman 1990; Holman 2012). </w:t>
      </w:r>
      <w:r>
        <w:rPr>
          <w:color w:val="000000"/>
          <w:shd w:val="clear" w:color="auto" w:fill="FFFFFF"/>
        </w:rPr>
        <w:t>MLSGA is a forested park that is primarily surrounded by agricultural landscapes and may serve as the sole surviving piece of a once continuous population that spanned the Indiana Dunes to Tuscola County gap (Yoder 2007). </w:t>
      </w:r>
    </w:p>
    <w:p w14:paraId="7445C1A5" w14:textId="30F0399B" w:rsidR="00140431" w:rsidRDefault="007F5526" w:rsidP="00140431">
      <w:pPr>
        <w:pStyle w:val="NormalWeb"/>
        <w:spacing w:before="0" w:beforeAutospacing="0" w:after="0" w:afterAutospacing="0" w:line="480" w:lineRule="auto"/>
        <w:ind w:firstLine="720"/>
        <w:rPr>
          <w:color w:val="000000"/>
          <w:shd w:val="clear" w:color="auto" w:fill="FFFFFF"/>
        </w:rPr>
      </w:pPr>
      <w:r>
        <w:rPr>
          <w:noProof/>
        </w:rPr>
        <w:drawing>
          <wp:anchor distT="0" distB="0" distL="114300" distR="114300" simplePos="0" relativeHeight="251664384" behindDoc="0" locked="0" layoutInCell="1" allowOverlap="1" wp14:anchorId="368D6660" wp14:editId="699D4910">
            <wp:simplePos x="0" y="0"/>
            <wp:positionH relativeFrom="column">
              <wp:posOffset>-204291</wp:posOffset>
            </wp:positionH>
            <wp:positionV relativeFrom="paragraph">
              <wp:posOffset>2446995</wp:posOffset>
            </wp:positionV>
            <wp:extent cx="2941320" cy="431736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nties.pdf"/>
                    <pic:cNvPicPr/>
                  </pic:nvPicPr>
                  <pic:blipFill rotWithShape="1">
                    <a:blip r:embed="rId11">
                      <a:extLst>
                        <a:ext uri="{28A0092B-C50C-407E-A947-70E740481C1C}">
                          <a14:useLocalDpi xmlns:a14="http://schemas.microsoft.com/office/drawing/2010/main" val="0"/>
                        </a:ext>
                      </a:extLst>
                    </a:blip>
                    <a:srcRect l="19437" t="9785" r="26183"/>
                    <a:stretch/>
                  </pic:blipFill>
                  <pic:spPr bwMode="auto">
                    <a:xfrm>
                      <a:off x="0" y="0"/>
                      <a:ext cx="2941320" cy="431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5208E2FF" wp14:editId="39F937F7">
                <wp:simplePos x="0" y="0"/>
                <wp:positionH relativeFrom="column">
                  <wp:posOffset>2846508</wp:posOffset>
                </wp:positionH>
                <wp:positionV relativeFrom="paragraph">
                  <wp:posOffset>2498787</wp:posOffset>
                </wp:positionV>
                <wp:extent cx="3324225" cy="1461135"/>
                <wp:effectExtent l="0" t="0" r="3175" b="0"/>
                <wp:wrapSquare wrapText="bothSides"/>
                <wp:docPr id="18" name="Text Box 18"/>
                <wp:cNvGraphicFramePr/>
                <a:graphic xmlns:a="http://schemas.openxmlformats.org/drawingml/2006/main">
                  <a:graphicData uri="http://schemas.microsoft.com/office/word/2010/wordprocessingShape">
                    <wps:wsp>
                      <wps:cNvSpPr txBox="1"/>
                      <wps:spPr>
                        <a:xfrm>
                          <a:off x="0" y="0"/>
                          <a:ext cx="3324225" cy="1461135"/>
                        </a:xfrm>
                        <a:prstGeom prst="rect">
                          <a:avLst/>
                        </a:prstGeom>
                        <a:solidFill>
                          <a:schemeClr val="lt1"/>
                        </a:solidFill>
                        <a:ln w="6350">
                          <a:noFill/>
                        </a:ln>
                      </wps:spPr>
                      <wps:txbx>
                        <w:txbxContent>
                          <w:p w14:paraId="07CF9378" w14:textId="77777777" w:rsidR="00782403" w:rsidRPr="00723020" w:rsidRDefault="00782403" w:rsidP="008270FC">
                            <w:pPr>
                              <w:pStyle w:val="NormalWeb"/>
                              <w:spacing w:before="0" w:beforeAutospacing="0" w:after="0" w:afterAutospacing="0" w:line="480" w:lineRule="auto"/>
                              <w:rPr>
                                <w:sz w:val="21"/>
                              </w:rPr>
                            </w:pPr>
                            <w:r w:rsidRPr="00723020">
                              <w:rPr>
                                <w:b/>
                                <w:bCs/>
                                <w:color w:val="000000"/>
                                <w:sz w:val="20"/>
                                <w:szCs w:val="22"/>
                                <w:shd w:val="clear" w:color="auto" w:fill="FFFFFF"/>
                              </w:rPr>
                              <w:t xml:space="preserve">Fig 1. </w:t>
                            </w:r>
                            <w:r w:rsidRPr="00723020">
                              <w:rPr>
                                <w:color w:val="000000"/>
                                <w:sz w:val="20"/>
                                <w:szCs w:val="22"/>
                                <w:shd w:val="clear" w:color="auto" w:fill="FFFFFF"/>
                              </w:rPr>
                              <w:t xml:space="preserve">Map highlighting the counties in Indiana and Michigan with recorded populations of </w:t>
                            </w:r>
                            <w:r w:rsidRPr="00723020">
                              <w:rPr>
                                <w:color w:val="000000"/>
                                <w:sz w:val="20"/>
                                <w:szCs w:val="22"/>
                              </w:rPr>
                              <w:t>s</w:t>
                            </w:r>
                            <w:r w:rsidRPr="00723020">
                              <w:rPr>
                                <w:color w:val="000000"/>
                                <w:sz w:val="20"/>
                                <w:szCs w:val="22"/>
                                <w:shd w:val="clear" w:color="auto" w:fill="FFFFFF"/>
                              </w:rPr>
                              <w:t>ix-lined racerunner lizards (Minton 2001). Populations in the Porter, Starke, and LaPorte counties of Indiana are geographically closest to the population in Tuscola County, Michigan. </w:t>
                            </w:r>
                          </w:p>
                          <w:p w14:paraId="4159068F" w14:textId="77777777" w:rsidR="00782403" w:rsidRPr="008270FC" w:rsidRDefault="00782403">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8E2FF" id="_x0000_t202" coordsize="21600,21600" o:spt="202" path="m,l,21600r21600,l21600,xe">
                <v:stroke joinstyle="miter"/>
                <v:path gradientshapeok="t" o:connecttype="rect"/>
              </v:shapetype>
              <v:shape id="Text Box 18" o:spid="_x0000_s1026" type="#_x0000_t202" style="position:absolute;left:0;text-align:left;margin-left:224.15pt;margin-top:196.75pt;width:261.75pt;height:11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" fillcolor="white [3201]" stroked="f" strokeweight=".5pt">
                <v:textbox>
                  <w:txbxContent>
                    <w:p w14:paraId="07CF9378" w14:textId="77777777" w:rsidR="00782403" w:rsidRPr="00723020" w:rsidRDefault="00782403" w:rsidP="008270FC">
                      <w:pPr>
                        <w:pStyle w:val="NormalWeb"/>
                        <w:spacing w:before="0" w:beforeAutospacing="0" w:after="0" w:afterAutospacing="0" w:line="480" w:lineRule="auto"/>
                        <w:rPr>
                          <w:sz w:val="21"/>
                        </w:rPr>
                      </w:pPr>
                      <w:r w:rsidRPr="00723020">
                        <w:rPr>
                          <w:b/>
                          <w:bCs/>
                          <w:color w:val="000000"/>
                          <w:sz w:val="20"/>
                          <w:szCs w:val="22"/>
                          <w:shd w:val="clear" w:color="auto" w:fill="FFFFFF"/>
                        </w:rPr>
                        <w:t xml:space="preserve">Fig 1. </w:t>
                      </w:r>
                      <w:r w:rsidRPr="00723020">
                        <w:rPr>
                          <w:color w:val="000000"/>
                          <w:sz w:val="20"/>
                          <w:szCs w:val="22"/>
                          <w:shd w:val="clear" w:color="auto" w:fill="FFFFFF"/>
                        </w:rPr>
                        <w:t xml:space="preserve">Map highlighting the counties in Indiana and Michigan with recorded populations of </w:t>
                      </w:r>
                      <w:r w:rsidRPr="00723020">
                        <w:rPr>
                          <w:color w:val="000000"/>
                          <w:sz w:val="20"/>
                          <w:szCs w:val="22"/>
                        </w:rPr>
                        <w:t>s</w:t>
                      </w:r>
                      <w:r w:rsidRPr="00723020">
                        <w:rPr>
                          <w:color w:val="000000"/>
                          <w:sz w:val="20"/>
                          <w:szCs w:val="22"/>
                          <w:shd w:val="clear" w:color="auto" w:fill="FFFFFF"/>
                        </w:rPr>
                        <w:t>ix-lined racerunner lizards (Minton 2001). Populations in the Porter, Starke, and LaPorte counties of Indiana are geographically closest to the population in Tuscola County, Michigan. </w:t>
                      </w:r>
                    </w:p>
                    <w:p w14:paraId="4159068F" w14:textId="77777777" w:rsidR="00782403" w:rsidRPr="008270FC" w:rsidRDefault="00782403">
                      <w:pPr>
                        <w:rPr>
                          <w:sz w:val="22"/>
                        </w:rPr>
                      </w:pPr>
                    </w:p>
                  </w:txbxContent>
                </v:textbox>
                <w10:wrap type="square"/>
              </v:shape>
            </w:pict>
          </mc:Fallback>
        </mc:AlternateContent>
      </w:r>
      <w:r w:rsidR="00140431">
        <w:rPr>
          <w:color w:val="000000"/>
          <w:shd w:val="clear" w:color="auto" w:fill="FFFFFF"/>
        </w:rPr>
        <w:t xml:space="preserve">Six-lined racerunners are locally common in isolated colonies including another population in Tippecanoe County, Indiana </w:t>
      </w:r>
      <w:r w:rsidR="00A8567C">
        <w:rPr>
          <w:color w:val="000000"/>
          <w:shd w:val="clear" w:color="auto" w:fill="FFFFFF"/>
        </w:rPr>
        <w:t>(</w:t>
      </w:r>
      <w:r w:rsidR="006B32E0">
        <w:rPr>
          <w:color w:val="000000"/>
          <w:shd w:val="clear" w:color="auto" w:fill="FFFFFF"/>
        </w:rPr>
        <w:t>f</w:t>
      </w:r>
      <w:r w:rsidR="00A8567C">
        <w:rPr>
          <w:color w:val="000000"/>
          <w:shd w:val="clear" w:color="auto" w:fill="FFFFFF"/>
        </w:rPr>
        <w:t>ig</w:t>
      </w:r>
      <w:r w:rsidR="00FB54F1">
        <w:rPr>
          <w:color w:val="000000"/>
          <w:shd w:val="clear" w:color="auto" w:fill="FFFFFF"/>
        </w:rPr>
        <w:t>.</w:t>
      </w:r>
      <w:r w:rsidR="00A8567C">
        <w:rPr>
          <w:color w:val="000000"/>
          <w:shd w:val="clear" w:color="auto" w:fill="FFFFFF"/>
        </w:rPr>
        <w:t xml:space="preserve"> </w:t>
      </w:r>
      <w:r w:rsidR="00FB54F1">
        <w:rPr>
          <w:color w:val="000000"/>
          <w:shd w:val="clear" w:color="auto" w:fill="FFFFFF"/>
        </w:rPr>
        <w:t>1) (</w:t>
      </w:r>
      <w:r w:rsidR="00140431">
        <w:rPr>
          <w:color w:val="000000"/>
        </w:rPr>
        <w:t>Harding and Mifsud 2017</w:t>
      </w:r>
      <w:r w:rsidR="00140431">
        <w:rPr>
          <w:color w:val="000000"/>
          <w:shd w:val="clear" w:color="auto" w:fill="FFFFFF"/>
        </w:rPr>
        <w:t>; Minton 2001). A previous study used dor</w:t>
      </w:r>
      <w:r w:rsidR="00FB54F1">
        <w:rPr>
          <w:color w:val="000000"/>
          <w:shd w:val="clear" w:color="auto" w:fill="FFFFFF"/>
        </w:rPr>
        <w:t>s</w:t>
      </w:r>
      <w:r w:rsidR="00140431">
        <w:rPr>
          <w:color w:val="000000"/>
          <w:shd w:val="clear" w:color="auto" w:fill="FFFFFF"/>
        </w:rPr>
        <w:t>al color and stripe count to suggest the population in Tuscola County appears more similar to the Prairie subspecies (</w:t>
      </w:r>
      <w:proofErr w:type="spellStart"/>
      <w:r w:rsidR="00140431">
        <w:rPr>
          <w:i/>
          <w:iCs/>
          <w:color w:val="000000"/>
          <w:shd w:val="clear" w:color="auto" w:fill="FFFFFF"/>
        </w:rPr>
        <w:t>Aspidoscelis</w:t>
      </w:r>
      <w:proofErr w:type="spellEnd"/>
      <w:r w:rsidR="00140431">
        <w:rPr>
          <w:i/>
          <w:iCs/>
          <w:color w:val="000000"/>
          <w:shd w:val="clear" w:color="auto" w:fill="FFFFFF"/>
        </w:rPr>
        <w:t xml:space="preserve"> </w:t>
      </w:r>
      <w:proofErr w:type="spellStart"/>
      <w:r w:rsidR="00140431">
        <w:rPr>
          <w:i/>
          <w:iCs/>
          <w:color w:val="000000"/>
          <w:shd w:val="clear" w:color="auto" w:fill="FFFFFF"/>
        </w:rPr>
        <w:t>sexlineata</w:t>
      </w:r>
      <w:proofErr w:type="spellEnd"/>
      <w:r w:rsidR="00140431">
        <w:rPr>
          <w:i/>
          <w:iCs/>
          <w:color w:val="000000"/>
          <w:shd w:val="clear" w:color="auto" w:fill="FFFFFF"/>
        </w:rPr>
        <w:t xml:space="preserve"> </w:t>
      </w:r>
      <w:proofErr w:type="spellStart"/>
      <w:r w:rsidR="00140431">
        <w:rPr>
          <w:i/>
          <w:iCs/>
          <w:color w:val="000000"/>
          <w:shd w:val="clear" w:color="auto" w:fill="FFFFFF"/>
        </w:rPr>
        <w:t>viridis</w:t>
      </w:r>
      <w:proofErr w:type="spellEnd"/>
      <w:r w:rsidR="00140431">
        <w:rPr>
          <w:color w:val="000000"/>
          <w:shd w:val="clear" w:color="auto" w:fill="FFFFFF"/>
        </w:rPr>
        <w:t>) than to the southern subspecies (</w:t>
      </w:r>
      <w:proofErr w:type="spellStart"/>
      <w:r w:rsidR="00140431">
        <w:rPr>
          <w:i/>
          <w:iCs/>
          <w:color w:val="000000"/>
          <w:shd w:val="clear" w:color="auto" w:fill="FFFFFF"/>
        </w:rPr>
        <w:t>Aspidoscelis</w:t>
      </w:r>
      <w:proofErr w:type="spellEnd"/>
      <w:r w:rsidR="00140431">
        <w:rPr>
          <w:i/>
          <w:iCs/>
          <w:color w:val="000000"/>
          <w:shd w:val="clear" w:color="auto" w:fill="FFFFFF"/>
        </w:rPr>
        <w:t xml:space="preserve"> </w:t>
      </w:r>
      <w:proofErr w:type="spellStart"/>
      <w:r w:rsidR="00140431">
        <w:rPr>
          <w:i/>
          <w:iCs/>
          <w:color w:val="000000"/>
          <w:shd w:val="clear" w:color="auto" w:fill="FFFFFF"/>
        </w:rPr>
        <w:t>sexlineata</w:t>
      </w:r>
      <w:proofErr w:type="spellEnd"/>
      <w:r w:rsidR="00140431">
        <w:rPr>
          <w:i/>
          <w:iCs/>
          <w:color w:val="000000"/>
          <w:shd w:val="clear" w:color="auto" w:fill="FFFFFF"/>
        </w:rPr>
        <w:t xml:space="preserve"> </w:t>
      </w:r>
      <w:proofErr w:type="spellStart"/>
      <w:r w:rsidR="00140431">
        <w:rPr>
          <w:i/>
          <w:iCs/>
          <w:color w:val="000000"/>
          <w:shd w:val="clear" w:color="auto" w:fill="FFFFFF"/>
        </w:rPr>
        <w:t>sexlineata</w:t>
      </w:r>
      <w:proofErr w:type="spellEnd"/>
      <w:r w:rsidR="00140431">
        <w:rPr>
          <w:color w:val="000000"/>
          <w:shd w:val="clear" w:color="auto" w:fill="FFFFFF"/>
        </w:rPr>
        <w:t>) (Yoder 2007). While the ranges of both subspecies are not clearly defined, the Indiana Dunes region is</w:t>
      </w:r>
      <w:r w:rsidR="00AA3C37">
        <w:rPr>
          <w:color w:val="000000"/>
          <w:shd w:val="clear" w:color="auto" w:fill="FFFFFF"/>
        </w:rPr>
        <w:t xml:space="preserve"> </w:t>
      </w:r>
      <w:r w:rsidR="00140431">
        <w:rPr>
          <w:color w:val="000000"/>
          <w:shd w:val="clear" w:color="auto" w:fill="FFFFFF"/>
        </w:rPr>
        <w:t>occupied by the prairie subspecies (</w:t>
      </w:r>
      <w:r w:rsidR="00140431">
        <w:rPr>
          <w:color w:val="000000"/>
        </w:rPr>
        <w:t>Harding and Holman 1990</w:t>
      </w:r>
      <w:r w:rsidR="00140431">
        <w:rPr>
          <w:color w:val="000000"/>
          <w:shd w:val="clear" w:color="auto" w:fill="FFFFFF"/>
        </w:rPr>
        <w:t>). </w:t>
      </w:r>
    </w:p>
    <w:p w14:paraId="3322C589" w14:textId="77777777" w:rsidR="008270FC" w:rsidRDefault="008270FC" w:rsidP="00140431">
      <w:pPr>
        <w:pStyle w:val="NormalWeb"/>
        <w:spacing w:before="0" w:beforeAutospacing="0" w:after="0" w:afterAutospacing="0" w:line="480" w:lineRule="auto"/>
        <w:ind w:firstLine="720"/>
      </w:pPr>
    </w:p>
    <w:p w14:paraId="5800F681" w14:textId="1F16AE8D" w:rsidR="00140431" w:rsidRDefault="008270FC" w:rsidP="00140431">
      <w:pPr>
        <w:pStyle w:val="NormalWeb"/>
        <w:spacing w:before="0" w:beforeAutospacing="0" w:after="0" w:afterAutospacing="0" w:line="480" w:lineRule="auto"/>
      </w:pPr>
      <w:r>
        <w:rPr>
          <w:rStyle w:val="apple-tab-span"/>
          <w:color w:val="000000"/>
          <w:shd w:val="clear" w:color="auto" w:fill="FFFFFF"/>
        </w:rPr>
        <w:tab/>
      </w:r>
      <w:r w:rsidR="00140431">
        <w:rPr>
          <w:color w:val="000000"/>
          <w:shd w:val="clear" w:color="auto" w:fill="FFFFFF"/>
        </w:rPr>
        <w:t xml:space="preserve">Various past studies have all failed to conclusively locate the origin of the population (Yoder 2007; Sharif 2008). Fred Case, a retired orchid expert, reportedly spoke to two people who claimed to be introducing both plants and animals into MLSGA. In a personal communication with </w:t>
      </w:r>
      <w:r w:rsidR="00140431">
        <w:rPr>
          <w:color w:val="000000"/>
          <w:shd w:val="clear" w:color="auto" w:fill="FFFFFF"/>
        </w:rPr>
        <w:lastRenderedPageBreak/>
        <w:t>Dr. Gr</w:t>
      </w:r>
      <w:r w:rsidR="00E23BFC">
        <w:rPr>
          <w:color w:val="000000"/>
          <w:shd w:val="clear" w:color="auto" w:fill="FFFFFF"/>
        </w:rPr>
        <w:t>e</w:t>
      </w:r>
      <w:r w:rsidR="00140431">
        <w:rPr>
          <w:color w:val="000000"/>
          <w:shd w:val="clear" w:color="auto" w:fill="FFFFFF"/>
        </w:rPr>
        <w:t>g</w:t>
      </w:r>
      <w:r w:rsidR="00E23BFC">
        <w:rPr>
          <w:color w:val="000000"/>
          <w:shd w:val="clear" w:color="auto" w:fill="FFFFFF"/>
        </w:rPr>
        <w:t>ory</w:t>
      </w:r>
      <w:r w:rsidR="00140431">
        <w:rPr>
          <w:color w:val="000000"/>
          <w:shd w:val="clear" w:color="auto" w:fill="FFFFFF"/>
        </w:rPr>
        <w:t xml:space="preserve"> Schneide, curator of the Division of Reptiles and Amphibians at the Museum of Zoology at the University of Michigan, Dr. Schneide claimed to have information that the six-lined racerunner</w:t>
      </w:r>
      <w:r w:rsidR="00590C16">
        <w:rPr>
          <w:color w:val="000000"/>
          <w:shd w:val="clear" w:color="auto" w:fill="FFFFFF"/>
        </w:rPr>
        <w:t xml:space="preserve">s </w:t>
      </w:r>
      <w:r w:rsidR="00140431">
        <w:rPr>
          <w:color w:val="000000"/>
          <w:shd w:val="clear" w:color="auto" w:fill="FFFFFF"/>
        </w:rPr>
        <w:t>were introduced from Missouri</w:t>
      </w:r>
      <w:r w:rsidR="007B0174">
        <w:rPr>
          <w:color w:val="000000"/>
          <w:shd w:val="clear" w:color="auto" w:fill="FFFFFF"/>
        </w:rPr>
        <w:t xml:space="preserve"> (March 25</w:t>
      </w:r>
      <w:r w:rsidR="00E05714">
        <w:rPr>
          <w:color w:val="000000"/>
          <w:shd w:val="clear" w:color="auto" w:fill="FFFFFF"/>
        </w:rPr>
        <w:t>, 2022)</w:t>
      </w:r>
      <w:r w:rsidR="00140431">
        <w:rPr>
          <w:color w:val="000000"/>
          <w:shd w:val="clear" w:color="auto" w:fill="FFFFFF"/>
        </w:rPr>
        <w:t xml:space="preserve">. In apparent support </w:t>
      </w:r>
      <w:r w:rsidR="00D30778">
        <w:rPr>
          <w:color w:val="000000"/>
          <w:shd w:val="clear" w:color="auto" w:fill="FFFFFF"/>
        </w:rPr>
        <w:t xml:space="preserve">for the introduction of herpetofauna to the region, </w:t>
      </w:r>
      <w:r w:rsidR="00140431">
        <w:rPr>
          <w:color w:val="000000"/>
          <w:shd w:val="clear" w:color="auto" w:fill="FFFFFF"/>
        </w:rPr>
        <w:t>the only known population of Northern Dusky Salamander (</w:t>
      </w:r>
      <w:r w:rsidR="00140431">
        <w:rPr>
          <w:i/>
          <w:iCs/>
          <w:color w:val="000000"/>
          <w:shd w:val="clear" w:color="auto" w:fill="FFFFFF"/>
        </w:rPr>
        <w:t>Desmognathus fuscus</w:t>
      </w:r>
      <w:r w:rsidR="00140431">
        <w:rPr>
          <w:color w:val="000000"/>
          <w:shd w:val="clear" w:color="auto" w:fill="FFFFFF"/>
        </w:rPr>
        <w:t xml:space="preserve">) in Michigan was also </w:t>
      </w:r>
      <w:r w:rsidR="00590C16">
        <w:rPr>
          <w:color w:val="000000"/>
          <w:shd w:val="clear" w:color="auto" w:fill="FFFFFF"/>
        </w:rPr>
        <w:t xml:space="preserve">only </w:t>
      </w:r>
      <w:r w:rsidR="00140431">
        <w:rPr>
          <w:color w:val="000000"/>
          <w:shd w:val="clear" w:color="auto" w:fill="FFFFFF"/>
        </w:rPr>
        <w:t>described recently in the MLSGA (</w:t>
      </w:r>
      <w:r w:rsidR="00140431">
        <w:rPr>
          <w:color w:val="000000"/>
          <w:shd w:val="clear" w:color="auto" w:fill="FCFCFC"/>
        </w:rPr>
        <w:t>Carlson and Szuch 2005)</w:t>
      </w:r>
      <w:r w:rsidR="00140431">
        <w:rPr>
          <w:color w:val="000000"/>
          <w:shd w:val="clear" w:color="auto" w:fill="FFFFFF"/>
        </w:rPr>
        <w:t>. </w:t>
      </w:r>
    </w:p>
    <w:p w14:paraId="37FD959F" w14:textId="5941B00A" w:rsidR="00140431" w:rsidRDefault="00140431" w:rsidP="00140431">
      <w:pPr>
        <w:pStyle w:val="NormalWeb"/>
        <w:spacing w:before="0" w:beforeAutospacing="0" w:after="0" w:afterAutospacing="0" w:line="480" w:lineRule="auto"/>
        <w:ind w:firstLine="720"/>
      </w:pPr>
      <w:r>
        <w:rPr>
          <w:color w:val="000000"/>
          <w:shd w:val="clear" w:color="auto" w:fill="FFFFFF"/>
        </w:rPr>
        <w:t xml:space="preserve"> Despite the controversy surrounding the origin of six-lined racerunners in Michigan, the Michigan Natural Features Inventory lists six-lined racerunners as native and critically imperiled because of extreme rarity and </w:t>
      </w:r>
      <w:r w:rsidR="00D30778">
        <w:rPr>
          <w:color w:val="000000"/>
          <w:shd w:val="clear" w:color="auto" w:fill="FFFFFF"/>
        </w:rPr>
        <w:t>vulnerability</w:t>
      </w:r>
      <w:r>
        <w:rPr>
          <w:color w:val="000000"/>
          <w:shd w:val="clear" w:color="auto" w:fill="FFFFFF"/>
        </w:rPr>
        <w:t xml:space="preserve"> to extirpation from the state</w:t>
      </w:r>
      <w:r w:rsidR="00D30778">
        <w:rPr>
          <w:color w:val="000000"/>
          <w:shd w:val="clear" w:color="auto" w:fill="FFFFFF"/>
        </w:rPr>
        <w:t xml:space="preserve"> (2009). </w:t>
      </w:r>
      <w:r>
        <w:rPr>
          <w:color w:val="000000"/>
          <w:shd w:val="clear" w:color="auto" w:fill="FFFFFF"/>
        </w:rPr>
        <w:t xml:space="preserve">Based on this listing, six-lined racerunners are </w:t>
      </w:r>
      <w:r>
        <w:rPr>
          <w:color w:val="000000"/>
        </w:rPr>
        <w:t>protected under the Endangered Species Act of the State of Michigan (Part 365 of PA 451, 1994 Michigan Natural Resources and Environmental Protection Act)</w:t>
      </w:r>
      <w:r>
        <w:rPr>
          <w:color w:val="000000"/>
          <w:shd w:val="clear" w:color="auto" w:fill="FFFFFF"/>
        </w:rPr>
        <w:t xml:space="preserve">. It is </w:t>
      </w:r>
      <w:r w:rsidR="00DC6774">
        <w:rPr>
          <w:color w:val="000000"/>
          <w:shd w:val="clear" w:color="auto" w:fill="FFFFFF"/>
        </w:rPr>
        <w:t>important</w:t>
      </w:r>
      <w:r>
        <w:rPr>
          <w:color w:val="000000"/>
          <w:shd w:val="clear" w:color="auto" w:fill="FFFFFF"/>
        </w:rPr>
        <w:t xml:space="preserve"> to determine if six-lined racerunners are</w:t>
      </w:r>
      <w:r w:rsidR="001C38DF">
        <w:rPr>
          <w:color w:val="000000"/>
          <w:shd w:val="clear" w:color="auto" w:fill="FFFFFF"/>
        </w:rPr>
        <w:t>,</w:t>
      </w:r>
      <w:r>
        <w:rPr>
          <w:color w:val="000000"/>
          <w:shd w:val="clear" w:color="auto" w:fill="FFFFFF"/>
        </w:rPr>
        <w:t xml:space="preserve"> in fact</w:t>
      </w:r>
      <w:r w:rsidR="001C38DF">
        <w:rPr>
          <w:color w:val="000000"/>
          <w:shd w:val="clear" w:color="auto" w:fill="FFFFFF"/>
        </w:rPr>
        <w:t>,</w:t>
      </w:r>
      <w:r>
        <w:rPr>
          <w:color w:val="000000"/>
          <w:shd w:val="clear" w:color="auto" w:fill="FFFFFF"/>
        </w:rPr>
        <w:t xml:space="preserve"> a critically imperiled native lizard in Michigan as devoting conservation management and resources to an introduced species would waste conservation resources and detract conservation management from </w:t>
      </w:r>
      <w:r w:rsidR="001042BB">
        <w:rPr>
          <w:color w:val="000000"/>
          <w:shd w:val="clear" w:color="auto" w:fill="FFFFFF"/>
        </w:rPr>
        <w:t>other priorities</w:t>
      </w:r>
      <w:r>
        <w:rPr>
          <w:color w:val="000000"/>
          <w:shd w:val="clear" w:color="auto" w:fill="FFFFFF"/>
        </w:rPr>
        <w:t>. </w:t>
      </w:r>
    </w:p>
    <w:p w14:paraId="1661B7AD" w14:textId="194B2F59" w:rsidR="00140431" w:rsidRDefault="00140431" w:rsidP="00140431">
      <w:pPr>
        <w:pStyle w:val="NormalWeb"/>
        <w:spacing w:before="0" w:beforeAutospacing="0" w:after="0" w:afterAutospacing="0" w:line="480" w:lineRule="auto"/>
        <w:ind w:firstLine="720"/>
      </w:pPr>
      <w:r>
        <w:rPr>
          <w:color w:val="000000"/>
          <w:shd w:val="clear" w:color="auto" w:fill="FFFFFF"/>
        </w:rPr>
        <w:t xml:space="preserve">Experts on herpetofauna of the Great Lakes region and past studies have called for more research to determine </w:t>
      </w:r>
      <w:r w:rsidR="001C38DF">
        <w:rPr>
          <w:color w:val="000000"/>
          <w:shd w:val="clear" w:color="auto" w:fill="FFFFFF"/>
        </w:rPr>
        <w:t xml:space="preserve">definitively </w:t>
      </w:r>
      <w:r>
        <w:rPr>
          <w:color w:val="000000"/>
          <w:shd w:val="clear" w:color="auto" w:fill="FFFFFF"/>
        </w:rPr>
        <w:t xml:space="preserve">the origin of the population (Holman 2012; </w:t>
      </w:r>
      <w:r>
        <w:rPr>
          <w:color w:val="000000"/>
        </w:rPr>
        <w:t xml:space="preserve">Harding and Holman 1990; </w:t>
      </w:r>
      <w:r>
        <w:rPr>
          <w:color w:val="000000"/>
          <w:shd w:val="clear" w:color="auto" w:fill="FFFFFF"/>
        </w:rPr>
        <w:t>Yoder 2007; Sharif 2008).  Six-lined racerunners have the most limited range of all Michigan</w:t>
      </w:r>
      <w:r w:rsidR="00084E9E">
        <w:rPr>
          <w:color w:val="000000"/>
          <w:shd w:val="clear" w:color="auto" w:fill="FFFFFF"/>
        </w:rPr>
        <w:t xml:space="preserve"> r</w:t>
      </w:r>
      <w:r>
        <w:rPr>
          <w:color w:val="000000"/>
          <w:shd w:val="clear" w:color="auto" w:fill="FFFFFF"/>
        </w:rPr>
        <w:t xml:space="preserve">eptiles and are one of just two lizard species </w:t>
      </w:r>
      <w:r w:rsidR="00DC6774">
        <w:rPr>
          <w:color w:val="000000"/>
          <w:shd w:val="clear" w:color="auto" w:fill="FFFFFF"/>
        </w:rPr>
        <w:t>documented</w:t>
      </w:r>
      <w:r>
        <w:rPr>
          <w:color w:val="000000"/>
          <w:shd w:val="clear" w:color="auto" w:fill="FFFFFF"/>
        </w:rPr>
        <w:t xml:space="preserve"> in Michigan (</w:t>
      </w:r>
      <w:r>
        <w:rPr>
          <w:color w:val="000000"/>
        </w:rPr>
        <w:t>Harding and Holman 1990)</w:t>
      </w:r>
      <w:r>
        <w:rPr>
          <w:color w:val="000000"/>
          <w:shd w:val="clear" w:color="auto" w:fill="FFFFFF"/>
        </w:rPr>
        <w:t>. Further investigation of the population is significant as it represents half of the total lizard diversity in the state.</w:t>
      </w:r>
    </w:p>
    <w:p w14:paraId="3DD02331" w14:textId="065A0D5C" w:rsidR="00140431" w:rsidRDefault="00140431" w:rsidP="00140431">
      <w:pPr>
        <w:pStyle w:val="NormalWeb"/>
        <w:spacing w:before="0" w:beforeAutospacing="0" w:after="0" w:afterAutospacing="0" w:line="480" w:lineRule="auto"/>
      </w:pPr>
      <w:r>
        <w:rPr>
          <w:rStyle w:val="apple-tab-span"/>
          <w:color w:val="000000"/>
          <w:shd w:val="clear" w:color="auto" w:fill="FFFFFF"/>
        </w:rPr>
        <w:tab/>
      </w:r>
      <w:r>
        <w:rPr>
          <w:color w:val="000000"/>
          <w:shd w:val="clear" w:color="auto" w:fill="FFFFFF"/>
        </w:rPr>
        <w:t xml:space="preserve">The objective </w:t>
      </w:r>
      <w:r w:rsidR="00DC6774">
        <w:rPr>
          <w:color w:val="000000"/>
          <w:shd w:val="clear" w:color="auto" w:fill="FFFFFF"/>
        </w:rPr>
        <w:t>of</w:t>
      </w:r>
      <w:r>
        <w:rPr>
          <w:color w:val="000000"/>
          <w:shd w:val="clear" w:color="auto" w:fill="FFFFFF"/>
        </w:rPr>
        <w:t xml:space="preserve"> this study was to use DNA sequence data to determine if the extralimital population of six-lined racerunners in Michigan is a rare native lizard or the result of a recent, human mediated introduction. We </w:t>
      </w:r>
      <w:r w:rsidR="001042BB">
        <w:rPr>
          <w:color w:val="000000"/>
          <w:shd w:val="clear" w:color="auto" w:fill="FFFFFF"/>
        </w:rPr>
        <w:t xml:space="preserve">assembled </w:t>
      </w:r>
      <w:r>
        <w:rPr>
          <w:color w:val="000000"/>
          <w:shd w:val="clear" w:color="auto" w:fill="FFFFFF"/>
        </w:rPr>
        <w:t xml:space="preserve">museum samples of lizards from the Tuscola </w:t>
      </w:r>
      <w:r>
        <w:rPr>
          <w:color w:val="000000"/>
          <w:shd w:val="clear" w:color="auto" w:fill="FFFFFF"/>
        </w:rPr>
        <w:lastRenderedPageBreak/>
        <w:t>County population and a</w:t>
      </w:r>
      <w:r w:rsidR="001042BB">
        <w:rPr>
          <w:color w:val="000000"/>
          <w:shd w:val="clear" w:color="auto" w:fill="FFFFFF"/>
        </w:rPr>
        <w:t>n extensive</w:t>
      </w:r>
      <w:r>
        <w:rPr>
          <w:color w:val="000000"/>
          <w:shd w:val="clear" w:color="auto" w:fill="FFFFFF"/>
        </w:rPr>
        <w:t xml:space="preserve"> sampling of the native range, including three samples from the Indiana Dunes region</w:t>
      </w:r>
      <w:r w:rsidR="00D80868">
        <w:rPr>
          <w:color w:val="000000"/>
          <w:shd w:val="clear" w:color="auto" w:fill="FFFFFF"/>
        </w:rPr>
        <w:t xml:space="preserve"> (</w:t>
      </w:r>
      <w:r w:rsidR="006B32E0">
        <w:rPr>
          <w:color w:val="000000"/>
          <w:shd w:val="clear" w:color="auto" w:fill="FFFFFF"/>
        </w:rPr>
        <w:t>f</w:t>
      </w:r>
      <w:r w:rsidR="00D80868">
        <w:rPr>
          <w:color w:val="000000"/>
          <w:shd w:val="clear" w:color="auto" w:fill="FFFFFF"/>
        </w:rPr>
        <w:t>ig. 2)</w:t>
      </w:r>
      <w:r>
        <w:rPr>
          <w:color w:val="000000"/>
          <w:shd w:val="clear" w:color="auto" w:fill="FFFFFF"/>
        </w:rPr>
        <w:t>. We used short read sequences from the nuclear genome</w:t>
      </w:r>
      <w:r w:rsidR="001042BB">
        <w:rPr>
          <w:color w:val="000000"/>
          <w:shd w:val="clear" w:color="auto" w:fill="FFFFFF"/>
        </w:rPr>
        <w:t xml:space="preserve"> and phylogenetic analysis</w:t>
      </w:r>
      <w:r>
        <w:rPr>
          <w:color w:val="000000"/>
          <w:shd w:val="clear" w:color="auto" w:fill="FFFFFF"/>
        </w:rPr>
        <w:t xml:space="preserve"> to </w:t>
      </w:r>
      <w:r w:rsidR="001042BB">
        <w:rPr>
          <w:color w:val="000000"/>
          <w:shd w:val="clear" w:color="auto" w:fill="FFFFFF"/>
        </w:rPr>
        <w:t>infer</w:t>
      </w:r>
      <w:r>
        <w:rPr>
          <w:color w:val="000000"/>
          <w:shd w:val="clear" w:color="auto" w:fill="FFFFFF"/>
        </w:rPr>
        <w:t xml:space="preserve"> the origin of the population. </w:t>
      </w:r>
    </w:p>
    <w:p w14:paraId="74E2E33E" w14:textId="77777777" w:rsidR="00140431" w:rsidRDefault="004345C2" w:rsidP="00140431">
      <w:pPr>
        <w:pStyle w:val="NormalWeb"/>
        <w:spacing w:before="0" w:beforeAutospacing="0" w:after="0" w:afterAutospacing="0" w:line="480" w:lineRule="auto"/>
        <w:rPr>
          <w:b/>
          <w:bCs/>
          <w:color w:val="000000"/>
          <w:shd w:val="clear" w:color="auto" w:fill="FFFFFF"/>
        </w:rPr>
      </w:pPr>
      <w:r>
        <w:rPr>
          <w:noProof/>
        </w:rPr>
        <w:drawing>
          <wp:inline distT="0" distB="0" distL="0" distR="0" wp14:anchorId="28E4C4B7" wp14:editId="6B5B6CFB">
            <wp:extent cx="5477070" cy="3041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sampling.pdf"/>
                    <pic:cNvPicPr/>
                  </pic:nvPicPr>
                  <pic:blipFill rotWithShape="1">
                    <a:blip r:embed="rId12">
                      <a:extLst>
                        <a:ext uri="{28A0092B-C50C-407E-A947-70E740481C1C}">
                          <a14:useLocalDpi xmlns:a14="http://schemas.microsoft.com/office/drawing/2010/main" val="0"/>
                        </a:ext>
                      </a:extLst>
                    </a:blip>
                    <a:srcRect l="4143" t="24408" r="3677" b="24405"/>
                    <a:stretch/>
                  </pic:blipFill>
                  <pic:spPr bwMode="auto">
                    <a:xfrm>
                      <a:off x="0" y="0"/>
                      <a:ext cx="5478760" cy="3042303"/>
                    </a:xfrm>
                    <a:prstGeom prst="rect">
                      <a:avLst/>
                    </a:prstGeom>
                    <a:ln>
                      <a:noFill/>
                    </a:ln>
                    <a:extLst>
                      <a:ext uri="{53640926-AAD7-44D8-BBD7-CCE9431645EC}">
                        <a14:shadowObscured xmlns:a14="http://schemas.microsoft.com/office/drawing/2010/main"/>
                      </a:ext>
                    </a:extLst>
                  </pic:spPr>
                </pic:pic>
              </a:graphicData>
            </a:graphic>
          </wp:inline>
        </w:drawing>
      </w:r>
    </w:p>
    <w:p w14:paraId="3F34B690" w14:textId="77777777" w:rsidR="00D80868" w:rsidRPr="00723020" w:rsidRDefault="004345C2" w:rsidP="00F42FE4">
      <w:pPr>
        <w:rPr>
          <w:sz w:val="20"/>
          <w:szCs w:val="18"/>
        </w:rPr>
      </w:pPr>
      <w:r w:rsidRPr="00723020">
        <w:rPr>
          <w:b/>
          <w:sz w:val="20"/>
          <w:szCs w:val="18"/>
        </w:rPr>
        <w:t xml:space="preserve">Fig 2. </w:t>
      </w:r>
      <w:r w:rsidRPr="00723020">
        <w:rPr>
          <w:sz w:val="20"/>
          <w:szCs w:val="18"/>
        </w:rPr>
        <w:t xml:space="preserve">Map of the </w:t>
      </w:r>
      <w:r w:rsidR="00D80868" w:rsidRPr="00723020">
        <w:rPr>
          <w:sz w:val="20"/>
          <w:szCs w:val="18"/>
        </w:rPr>
        <w:t>range of six</w:t>
      </w:r>
      <w:r w:rsidR="00070989">
        <w:rPr>
          <w:sz w:val="20"/>
          <w:szCs w:val="18"/>
        </w:rPr>
        <w:t>-</w:t>
      </w:r>
      <w:r w:rsidR="00D80868" w:rsidRPr="00723020">
        <w:rPr>
          <w:sz w:val="20"/>
          <w:szCs w:val="18"/>
        </w:rPr>
        <w:t xml:space="preserve">lined racerunner lizards and the </w:t>
      </w:r>
      <w:r w:rsidRPr="00723020">
        <w:rPr>
          <w:sz w:val="20"/>
          <w:szCs w:val="18"/>
        </w:rPr>
        <w:t>museum samples</w:t>
      </w:r>
      <w:r w:rsidR="00F42FE4" w:rsidRPr="00723020">
        <w:rPr>
          <w:sz w:val="20"/>
          <w:szCs w:val="18"/>
        </w:rPr>
        <w:t xml:space="preserve"> collected </w:t>
      </w:r>
      <w:r w:rsidR="00F42FE4" w:rsidRPr="00723020">
        <w:rPr>
          <w:color w:val="000000"/>
          <w:sz w:val="20"/>
          <w:szCs w:val="18"/>
        </w:rPr>
        <w:t xml:space="preserve">with the corresponding catalog </w:t>
      </w:r>
      <w:r w:rsidR="00070989">
        <w:rPr>
          <w:color w:val="000000"/>
          <w:sz w:val="20"/>
          <w:szCs w:val="18"/>
        </w:rPr>
        <w:t>number</w:t>
      </w:r>
    </w:p>
    <w:p w14:paraId="644C81A9" w14:textId="77777777" w:rsidR="00D80868" w:rsidRDefault="00D80868" w:rsidP="00140431">
      <w:pPr>
        <w:pStyle w:val="NormalWeb"/>
        <w:spacing w:before="0" w:beforeAutospacing="0" w:after="0" w:afterAutospacing="0" w:line="480" w:lineRule="auto"/>
        <w:rPr>
          <w:sz w:val="18"/>
        </w:rPr>
      </w:pPr>
    </w:p>
    <w:p w14:paraId="51ED5424" w14:textId="61E9DC14" w:rsidR="00DC6774" w:rsidRDefault="00140431" w:rsidP="00140431">
      <w:pPr>
        <w:pStyle w:val="NormalWeb"/>
        <w:spacing w:before="0" w:beforeAutospacing="0" w:after="0" w:afterAutospacing="0" w:line="480" w:lineRule="auto"/>
        <w:rPr>
          <w:color w:val="000000"/>
        </w:rPr>
      </w:pPr>
      <w:r>
        <w:rPr>
          <w:rStyle w:val="apple-tab-span"/>
          <w:color w:val="000000"/>
        </w:rPr>
        <w:tab/>
      </w:r>
      <w:r>
        <w:rPr>
          <w:color w:val="000000"/>
        </w:rPr>
        <w:t xml:space="preserve">Definitively determining the endemic/introduced status of the population is complicated given the inconclusive results of past studies and the relatively limited amount of genetic divergence. </w:t>
      </w:r>
      <w:r w:rsidR="00B81229">
        <w:rPr>
          <w:color w:val="000000"/>
        </w:rPr>
        <w:t xml:space="preserve">For </w:t>
      </w:r>
      <w:r w:rsidR="00DC6774">
        <w:rPr>
          <w:color w:val="000000"/>
        </w:rPr>
        <w:t>our analysis</w:t>
      </w:r>
      <w:r w:rsidR="00B81229">
        <w:rPr>
          <w:color w:val="000000"/>
        </w:rPr>
        <w:t>, we</w:t>
      </w:r>
      <w:r>
        <w:rPr>
          <w:color w:val="000000"/>
        </w:rPr>
        <w:t xml:space="preserve"> reasoned that if the extralimital population represents a </w:t>
      </w:r>
      <w:r w:rsidR="00D561F8">
        <w:rPr>
          <w:color w:val="000000"/>
        </w:rPr>
        <w:t xml:space="preserve">formerly </w:t>
      </w:r>
      <w:r>
        <w:rPr>
          <w:color w:val="000000"/>
        </w:rPr>
        <w:t xml:space="preserve">continuous population from the Indiana Dunes region that naturally dispersed, a phylogeny should </w:t>
      </w:r>
      <w:r w:rsidR="00B81229">
        <w:rPr>
          <w:color w:val="000000"/>
        </w:rPr>
        <w:t xml:space="preserve">find that </w:t>
      </w:r>
      <w:r>
        <w:rPr>
          <w:color w:val="000000"/>
        </w:rPr>
        <w:t xml:space="preserve">the Tuscola County </w:t>
      </w:r>
      <w:r w:rsidR="00E87E4F">
        <w:rPr>
          <w:color w:val="000000"/>
        </w:rPr>
        <w:t>six-lined racerunner lizards</w:t>
      </w:r>
      <w:r>
        <w:rPr>
          <w:color w:val="000000"/>
        </w:rPr>
        <w:t xml:space="preserve"> </w:t>
      </w:r>
      <w:r w:rsidR="00E87E4F">
        <w:rPr>
          <w:color w:val="000000"/>
        </w:rPr>
        <w:t>are</w:t>
      </w:r>
      <w:r w:rsidR="00B81229">
        <w:rPr>
          <w:color w:val="000000"/>
        </w:rPr>
        <w:t xml:space="preserve"> </w:t>
      </w:r>
      <w:r>
        <w:rPr>
          <w:color w:val="000000"/>
        </w:rPr>
        <w:t xml:space="preserve">most closely </w:t>
      </w:r>
      <w:r w:rsidR="00E87E4F">
        <w:rPr>
          <w:color w:val="000000"/>
        </w:rPr>
        <w:t xml:space="preserve">related </w:t>
      </w:r>
      <w:r w:rsidR="00B81229">
        <w:rPr>
          <w:color w:val="000000"/>
        </w:rPr>
        <w:t>to</w:t>
      </w:r>
      <w:r>
        <w:rPr>
          <w:color w:val="000000"/>
        </w:rPr>
        <w:t xml:space="preserve"> </w:t>
      </w:r>
      <w:r w:rsidR="00E87E4F">
        <w:rPr>
          <w:color w:val="000000"/>
        </w:rPr>
        <w:t>samples</w:t>
      </w:r>
      <w:r>
        <w:rPr>
          <w:color w:val="000000"/>
        </w:rPr>
        <w:t xml:space="preserve"> from Indiana</w:t>
      </w:r>
      <w:r w:rsidR="00DC6774">
        <w:rPr>
          <w:color w:val="000000"/>
        </w:rPr>
        <w:t xml:space="preserve"> (fig. 3</w:t>
      </w:r>
      <w:r w:rsidR="00E87E4F">
        <w:rPr>
          <w:i/>
          <w:color w:val="000000"/>
        </w:rPr>
        <w:t>A</w:t>
      </w:r>
      <w:r w:rsidR="00DC6774">
        <w:rPr>
          <w:color w:val="000000"/>
        </w:rPr>
        <w:t>)</w:t>
      </w:r>
      <w:r>
        <w:rPr>
          <w:color w:val="000000"/>
        </w:rPr>
        <w:t xml:space="preserve">. If the </w:t>
      </w:r>
      <w:r w:rsidR="00B81229">
        <w:rPr>
          <w:color w:val="000000"/>
        </w:rPr>
        <w:t xml:space="preserve">Michigan </w:t>
      </w:r>
      <w:r>
        <w:rPr>
          <w:color w:val="000000"/>
        </w:rPr>
        <w:t xml:space="preserve">population was introduced from somewhere else in the range, then a phylogeny should </w:t>
      </w:r>
      <w:r w:rsidR="00B81229">
        <w:rPr>
          <w:color w:val="000000"/>
        </w:rPr>
        <w:t xml:space="preserve">find that </w:t>
      </w:r>
      <w:r>
        <w:rPr>
          <w:color w:val="000000"/>
        </w:rPr>
        <w:t xml:space="preserve">the Tuscola population </w:t>
      </w:r>
      <w:r w:rsidR="00B81229">
        <w:rPr>
          <w:color w:val="000000"/>
        </w:rPr>
        <w:t xml:space="preserve">is </w:t>
      </w:r>
      <w:r>
        <w:rPr>
          <w:color w:val="000000"/>
        </w:rPr>
        <w:t xml:space="preserve">most closely </w:t>
      </w:r>
      <w:r w:rsidR="00B81229">
        <w:rPr>
          <w:color w:val="000000"/>
        </w:rPr>
        <w:t xml:space="preserve">related </w:t>
      </w:r>
      <w:r>
        <w:rPr>
          <w:color w:val="000000"/>
        </w:rPr>
        <w:t xml:space="preserve">to </w:t>
      </w:r>
      <w:r w:rsidR="00B81229">
        <w:rPr>
          <w:color w:val="000000"/>
        </w:rPr>
        <w:t xml:space="preserve">populations </w:t>
      </w:r>
      <w:r w:rsidR="000C390E">
        <w:rPr>
          <w:color w:val="000000"/>
        </w:rPr>
        <w:t>near the</w:t>
      </w:r>
      <w:r>
        <w:rPr>
          <w:color w:val="000000"/>
        </w:rPr>
        <w:t xml:space="preserve"> </w:t>
      </w:r>
      <w:r w:rsidR="00B81229">
        <w:rPr>
          <w:color w:val="000000"/>
        </w:rPr>
        <w:t>source</w:t>
      </w:r>
      <w:r>
        <w:rPr>
          <w:color w:val="000000"/>
        </w:rPr>
        <w:t xml:space="preserve"> location and not</w:t>
      </w:r>
      <w:r w:rsidR="00E87E4F">
        <w:rPr>
          <w:color w:val="000000"/>
        </w:rPr>
        <w:t xml:space="preserve"> to</w:t>
      </w:r>
      <w:r>
        <w:rPr>
          <w:color w:val="000000"/>
        </w:rPr>
        <w:t xml:space="preserve"> the Indiana Dunes sample</w:t>
      </w:r>
      <w:r w:rsidR="00AA3C37">
        <w:rPr>
          <w:color w:val="000000"/>
        </w:rPr>
        <w:t>s</w:t>
      </w:r>
      <w:r w:rsidR="00DC6774">
        <w:rPr>
          <w:color w:val="000000"/>
        </w:rPr>
        <w:t xml:space="preserve"> </w:t>
      </w:r>
      <w:r w:rsidR="00E87E4F">
        <w:rPr>
          <w:color w:val="000000"/>
        </w:rPr>
        <w:t>(fig. 3</w:t>
      </w:r>
      <w:r w:rsidR="00E87E4F" w:rsidRPr="00E87E4F">
        <w:rPr>
          <w:i/>
          <w:color w:val="000000"/>
        </w:rPr>
        <w:t>B</w:t>
      </w:r>
      <w:r w:rsidR="00E87E4F">
        <w:rPr>
          <w:color w:val="000000"/>
        </w:rPr>
        <w:t>)</w:t>
      </w:r>
      <w:r>
        <w:rPr>
          <w:color w:val="000000"/>
        </w:rPr>
        <w:t xml:space="preserve">. </w:t>
      </w:r>
    </w:p>
    <w:p w14:paraId="5D035BAB" w14:textId="033E1184" w:rsidR="00DC6774" w:rsidRDefault="004F34B5" w:rsidP="00140431">
      <w:pPr>
        <w:pStyle w:val="NormalWeb"/>
        <w:spacing w:before="0" w:beforeAutospacing="0" w:after="0" w:afterAutospacing="0" w:line="480" w:lineRule="auto"/>
        <w:rPr>
          <w:color w:val="000000"/>
        </w:rPr>
      </w:pPr>
      <w:r>
        <w:rPr>
          <w:noProof/>
          <w:color w:val="000000"/>
        </w:rPr>
        <w:lastRenderedPageBreak/>
        <mc:AlternateContent>
          <mc:Choice Requires="wps">
            <w:drawing>
              <wp:anchor distT="0" distB="0" distL="114300" distR="114300" simplePos="0" relativeHeight="251665408" behindDoc="0" locked="0" layoutInCell="1" allowOverlap="1" wp14:anchorId="3B8E70A9" wp14:editId="2244D6FF">
                <wp:simplePos x="0" y="0"/>
                <wp:positionH relativeFrom="column">
                  <wp:posOffset>-621157</wp:posOffset>
                </wp:positionH>
                <wp:positionV relativeFrom="paragraph">
                  <wp:posOffset>-411099</wp:posOffset>
                </wp:positionV>
                <wp:extent cx="1261872" cy="31559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261872" cy="315595"/>
                        </a:xfrm>
                        <a:prstGeom prst="rect">
                          <a:avLst/>
                        </a:prstGeom>
                        <a:solidFill>
                          <a:schemeClr val="lt1"/>
                        </a:solidFill>
                        <a:ln w="6350">
                          <a:noFill/>
                        </a:ln>
                      </wps:spPr>
                      <wps:txbx>
                        <w:txbxContent>
                          <w:p w14:paraId="1D957F11" w14:textId="3447301C" w:rsidR="00782403" w:rsidRPr="004F34B5" w:rsidRDefault="00782403" w:rsidP="004F34B5">
                            <w:pPr>
                              <w:pStyle w:val="ListParagraph"/>
                              <w:numPr>
                                <w:ilvl w:val="0"/>
                                <w:numId w:val="2"/>
                              </w:numPr>
                              <w:rPr>
                                <w:b/>
                              </w:rPr>
                            </w:pPr>
                            <w:r>
                              <w:rPr>
                                <w:b/>
                              </w:rPr>
                              <w:t>Native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8E70A9" id="Text Box 19" o:spid="_x0000_s1027" type="#_x0000_t202" style="position:absolute;margin-left:-48.9pt;margin-top:-32.35pt;width:99.35pt;height:24.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" fillcolor="white [3201]" stroked="f" strokeweight=".5pt">
                <v:textbox>
                  <w:txbxContent>
                    <w:p w14:paraId="1D957F11" w14:textId="3447301C" w:rsidR="00782403" w:rsidRPr="004F34B5" w:rsidRDefault="00782403" w:rsidP="004F34B5">
                      <w:pPr>
                        <w:pStyle w:val="ListParagraph"/>
                        <w:numPr>
                          <w:ilvl w:val="0"/>
                          <w:numId w:val="2"/>
                        </w:numPr>
                        <w:rPr>
                          <w:b/>
                        </w:rPr>
                      </w:pPr>
                      <w:r>
                        <w:rPr>
                          <w:b/>
                        </w:rPr>
                        <w:t>Native</w:t>
                      </w:r>
                    </w:p>
                  </w:txbxContent>
                </v:textbox>
              </v:shape>
            </w:pict>
          </mc:Fallback>
        </mc:AlternateContent>
      </w:r>
      <w:r>
        <w:rPr>
          <w:noProof/>
          <w:color w:val="000000"/>
        </w:rPr>
        <mc:AlternateContent>
          <mc:Choice Requires="wps">
            <w:drawing>
              <wp:anchor distT="0" distB="0" distL="114300" distR="114300" simplePos="0" relativeHeight="251667456" behindDoc="0" locked="0" layoutInCell="1" allowOverlap="1" wp14:anchorId="585E1DBA" wp14:editId="3EE05CF4">
                <wp:simplePos x="0" y="0"/>
                <wp:positionH relativeFrom="column">
                  <wp:posOffset>2303145</wp:posOffset>
                </wp:positionH>
                <wp:positionV relativeFrom="paragraph">
                  <wp:posOffset>-428498</wp:posOffset>
                </wp:positionV>
                <wp:extent cx="1335024" cy="315595"/>
                <wp:effectExtent l="0" t="0" r="0" b="1905"/>
                <wp:wrapNone/>
                <wp:docPr id="20" name="Text Box 20"/>
                <wp:cNvGraphicFramePr/>
                <a:graphic xmlns:a="http://schemas.openxmlformats.org/drawingml/2006/main">
                  <a:graphicData uri="http://schemas.microsoft.com/office/word/2010/wordprocessingShape">
                    <wps:wsp>
                      <wps:cNvSpPr txBox="1"/>
                      <wps:spPr>
                        <a:xfrm>
                          <a:off x="0" y="0"/>
                          <a:ext cx="1335024" cy="315595"/>
                        </a:xfrm>
                        <a:prstGeom prst="rect">
                          <a:avLst/>
                        </a:prstGeom>
                        <a:solidFill>
                          <a:schemeClr val="lt1"/>
                        </a:solidFill>
                        <a:ln w="6350">
                          <a:noFill/>
                        </a:ln>
                      </wps:spPr>
                      <wps:txbx>
                        <w:txbxContent>
                          <w:p w14:paraId="12C074FC" w14:textId="209465BB" w:rsidR="00782403" w:rsidRPr="00DC6774" w:rsidRDefault="00782403" w:rsidP="00DC6774">
                            <w:pPr>
                              <w:rPr>
                                <w:b/>
                              </w:rPr>
                            </w:pPr>
                            <w:r w:rsidRPr="00DC6774">
                              <w:rPr>
                                <w:b/>
                              </w:rPr>
                              <w:t>B.</w:t>
                            </w:r>
                            <w:r>
                              <w:rPr>
                                <w:b/>
                              </w:rPr>
                              <w:t xml:space="preserve"> Introduced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5E1DBA" id="Text Box 20" o:spid="_x0000_s1028" type="#_x0000_t202" style="position:absolute;margin-left:181.35pt;margin-top:-33.75pt;width:105.1pt;height:24.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" fillcolor="white [3201]" stroked="f" strokeweight=".5pt">
                <v:textbox>
                  <w:txbxContent>
                    <w:p w14:paraId="12C074FC" w14:textId="209465BB" w:rsidR="00782403" w:rsidRPr="00DC6774" w:rsidRDefault="00782403" w:rsidP="00DC6774">
                      <w:pPr>
                        <w:rPr>
                          <w:b/>
                        </w:rPr>
                      </w:pPr>
                      <w:r w:rsidRPr="00DC6774">
                        <w:rPr>
                          <w:b/>
                        </w:rPr>
                        <w:t>B.</w:t>
                      </w:r>
                      <w:r>
                        <w:rPr>
                          <w:b/>
                        </w:rPr>
                        <w:t xml:space="preserve"> Introduced</w:t>
                      </w:r>
                    </w:p>
                  </w:txbxContent>
                </v:textbox>
              </v:shape>
            </w:pict>
          </mc:Fallback>
        </mc:AlternateContent>
      </w:r>
      <w:r w:rsidR="00DC6774">
        <w:rPr>
          <w:noProof/>
          <w:color w:val="000000"/>
        </w:rPr>
        <w:drawing>
          <wp:inline distT="0" distB="0" distL="0" distR="0" wp14:anchorId="55667FD2" wp14:editId="1ADCF34A">
            <wp:extent cx="2904565" cy="21874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tive_phylo.pdf"/>
                    <pic:cNvPicPr/>
                  </pic:nvPicPr>
                  <pic:blipFill rotWithShape="1">
                    <a:blip r:embed="rId13">
                      <a:extLst>
                        <a:ext uri="{28A0092B-C50C-407E-A947-70E740481C1C}">
                          <a14:useLocalDpi xmlns:a14="http://schemas.microsoft.com/office/drawing/2010/main" val="0"/>
                        </a:ext>
                      </a:extLst>
                    </a:blip>
                    <a:srcRect r="1139"/>
                    <a:stretch/>
                  </pic:blipFill>
                  <pic:spPr bwMode="auto">
                    <a:xfrm>
                      <a:off x="0" y="0"/>
                      <a:ext cx="2935286" cy="2210635"/>
                    </a:xfrm>
                    <a:prstGeom prst="rect">
                      <a:avLst/>
                    </a:prstGeom>
                    <a:ln>
                      <a:noFill/>
                    </a:ln>
                    <a:extLst>
                      <a:ext uri="{53640926-AAD7-44D8-BBD7-CCE9431645EC}">
                        <a14:shadowObscured xmlns:a14="http://schemas.microsoft.com/office/drawing/2010/main"/>
                      </a:ext>
                    </a:extLst>
                  </pic:spPr>
                </pic:pic>
              </a:graphicData>
            </a:graphic>
          </wp:inline>
        </w:drawing>
      </w:r>
      <w:r w:rsidR="00DC6774">
        <w:rPr>
          <w:noProof/>
          <w:color w:val="000000"/>
        </w:rPr>
        <w:drawing>
          <wp:inline distT="0" distB="0" distL="0" distR="0" wp14:anchorId="5960E23B" wp14:editId="0E856D5E">
            <wp:extent cx="2286000" cy="2263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vasive_phylo.pdf"/>
                    <pic:cNvPicPr/>
                  </pic:nvPicPr>
                  <pic:blipFill rotWithShape="1">
                    <a:blip r:embed="rId14">
                      <a:extLst>
                        <a:ext uri="{28A0092B-C50C-407E-A947-70E740481C1C}">
                          <a14:useLocalDpi xmlns:a14="http://schemas.microsoft.com/office/drawing/2010/main" val="0"/>
                        </a:ext>
                      </a:extLst>
                    </a:blip>
                    <a:srcRect r="28948"/>
                    <a:stretch/>
                  </pic:blipFill>
                  <pic:spPr bwMode="auto">
                    <a:xfrm>
                      <a:off x="0" y="0"/>
                      <a:ext cx="2315433" cy="2292279"/>
                    </a:xfrm>
                    <a:prstGeom prst="rect">
                      <a:avLst/>
                    </a:prstGeom>
                    <a:ln>
                      <a:noFill/>
                    </a:ln>
                    <a:extLst>
                      <a:ext uri="{53640926-AAD7-44D8-BBD7-CCE9431645EC}">
                        <a14:shadowObscured xmlns:a14="http://schemas.microsoft.com/office/drawing/2010/main"/>
                      </a:ext>
                    </a:extLst>
                  </pic:spPr>
                </pic:pic>
              </a:graphicData>
            </a:graphic>
          </wp:inline>
        </w:drawing>
      </w:r>
    </w:p>
    <w:p w14:paraId="718AB060" w14:textId="561B869E" w:rsidR="004F34B5" w:rsidRPr="004F34B5" w:rsidRDefault="004F34B5" w:rsidP="004F34B5">
      <w:pPr>
        <w:rPr>
          <w:sz w:val="20"/>
          <w:szCs w:val="18"/>
        </w:rPr>
      </w:pPr>
      <w:r w:rsidRPr="00723020">
        <w:rPr>
          <w:b/>
          <w:sz w:val="20"/>
          <w:szCs w:val="18"/>
        </w:rPr>
        <w:t xml:space="preserve">Fig </w:t>
      </w:r>
      <w:r>
        <w:rPr>
          <w:b/>
          <w:sz w:val="20"/>
          <w:szCs w:val="18"/>
        </w:rPr>
        <w:t>3</w:t>
      </w:r>
      <w:r w:rsidRPr="00723020">
        <w:rPr>
          <w:b/>
          <w:sz w:val="20"/>
          <w:szCs w:val="18"/>
        </w:rPr>
        <w:t xml:space="preserve">. </w:t>
      </w:r>
      <w:r>
        <w:rPr>
          <w:sz w:val="20"/>
          <w:szCs w:val="18"/>
        </w:rPr>
        <w:t xml:space="preserve">Simplified phylogenies that depict the two settlement patterns of Tuscola County, Michigan. </w:t>
      </w:r>
      <w:r w:rsidRPr="004F34B5">
        <w:rPr>
          <w:i/>
          <w:sz w:val="20"/>
          <w:szCs w:val="18"/>
        </w:rPr>
        <w:t>A</w:t>
      </w:r>
      <w:r>
        <w:rPr>
          <w:sz w:val="20"/>
          <w:szCs w:val="18"/>
        </w:rPr>
        <w:t xml:space="preserve"> reflects a predicted topol</w:t>
      </w:r>
      <w:r w:rsidR="004159C3">
        <w:rPr>
          <w:sz w:val="20"/>
          <w:szCs w:val="18"/>
        </w:rPr>
        <w:t xml:space="preserve">ogy for a native and once continuous population with Indiana and B reflects a predicted topology for a recent introduction from elsewhere in the range into Michigan. </w:t>
      </w:r>
    </w:p>
    <w:p w14:paraId="374873AE" w14:textId="77777777" w:rsidR="004F34B5" w:rsidRDefault="004F34B5" w:rsidP="00140431">
      <w:pPr>
        <w:pStyle w:val="NormalWeb"/>
        <w:spacing w:before="0" w:beforeAutospacing="0" w:after="0" w:afterAutospacing="0" w:line="480" w:lineRule="auto"/>
        <w:rPr>
          <w:color w:val="000000"/>
        </w:rPr>
      </w:pPr>
    </w:p>
    <w:p w14:paraId="661717F2" w14:textId="6885CDA0" w:rsidR="00140431" w:rsidRDefault="00E87E4F" w:rsidP="00140431">
      <w:pPr>
        <w:pStyle w:val="NormalWeb"/>
        <w:spacing w:before="0" w:beforeAutospacing="0" w:after="0" w:afterAutospacing="0" w:line="480" w:lineRule="auto"/>
      </w:pPr>
      <w:r>
        <w:rPr>
          <w:color w:val="000000"/>
        </w:rPr>
        <w:tab/>
      </w:r>
      <w:r w:rsidR="00140431">
        <w:rPr>
          <w:color w:val="000000"/>
        </w:rPr>
        <w:t>If the Tuscola population groups with the Indiana Dunes sample, we would consider a post</w:t>
      </w:r>
      <w:r w:rsidR="00070989">
        <w:rPr>
          <w:color w:val="000000"/>
        </w:rPr>
        <w:t>-</w:t>
      </w:r>
      <w:r w:rsidR="00140431">
        <w:rPr>
          <w:color w:val="000000"/>
        </w:rPr>
        <w:t>glaciation rapid dispersal of Michigan to be the most likely scenario and indicate six-lined racerunners to be a native lizard to Michigan. If the Tuscola County population groups with samples from anywhere besides Indiana then this situation indicates that six-lined racerunners are not native to Michigan and the small population in Tuscola County is the result of a recent human mediated introduction.</w:t>
      </w:r>
      <w:r w:rsidR="00202B33">
        <w:rPr>
          <w:color w:val="000000"/>
        </w:rPr>
        <w:t xml:space="preserve"> Based on our sampling of the range</w:t>
      </w:r>
      <w:r>
        <w:rPr>
          <w:color w:val="000000"/>
        </w:rPr>
        <w:t>, which lacks samples from regions including Missouri</w:t>
      </w:r>
      <w:r w:rsidR="00202B33">
        <w:rPr>
          <w:color w:val="000000"/>
        </w:rPr>
        <w:t xml:space="preserve">, </w:t>
      </w:r>
      <w:r>
        <w:rPr>
          <w:color w:val="000000"/>
        </w:rPr>
        <w:t xml:space="preserve">unsampled populations cannot be placed as nodes on the phylogenetic trees and </w:t>
      </w:r>
      <w:r w:rsidR="00202B33">
        <w:rPr>
          <w:color w:val="000000"/>
        </w:rPr>
        <w:t>some phylogenetic results may have limited resolution</w:t>
      </w:r>
      <w:r w:rsidR="00AA3C37">
        <w:rPr>
          <w:color w:val="000000"/>
        </w:rPr>
        <w:t>.</w:t>
      </w:r>
      <w:r w:rsidR="00202B33">
        <w:rPr>
          <w:color w:val="000000"/>
        </w:rPr>
        <w:t xml:space="preserve"> </w:t>
      </w:r>
    </w:p>
    <w:p w14:paraId="1EFE79CE" w14:textId="7AF4C2CA" w:rsidR="00140431" w:rsidRDefault="00140431" w:rsidP="00140431">
      <w:pPr>
        <w:pStyle w:val="NormalWeb"/>
        <w:spacing w:before="0" w:beforeAutospacing="0" w:after="0" w:afterAutospacing="0" w:line="480" w:lineRule="auto"/>
      </w:pPr>
      <w:r>
        <w:rPr>
          <w:rStyle w:val="apple-tab-span"/>
          <w:color w:val="000000"/>
        </w:rPr>
        <w:tab/>
      </w:r>
      <w:r>
        <w:rPr>
          <w:color w:val="000000"/>
        </w:rPr>
        <w:t xml:space="preserve">Our motivation is to use the </w:t>
      </w:r>
      <w:r w:rsidR="00E87E4F">
        <w:rPr>
          <w:color w:val="000000"/>
        </w:rPr>
        <w:t xml:space="preserve">phylogenetic </w:t>
      </w:r>
      <w:r>
        <w:rPr>
          <w:color w:val="000000"/>
        </w:rPr>
        <w:t>results</w:t>
      </w:r>
      <w:r w:rsidR="00E87E4F">
        <w:rPr>
          <w:color w:val="000000"/>
        </w:rPr>
        <w:t xml:space="preserve"> </w:t>
      </w:r>
      <w:r>
        <w:rPr>
          <w:color w:val="000000"/>
        </w:rPr>
        <w:t>to inform management decisions about the protection of the isolated and limited population of six lined racerunners, or</w:t>
      </w:r>
      <w:r w:rsidR="00D56F17">
        <w:rPr>
          <w:color w:val="000000"/>
        </w:rPr>
        <w:t>,</w:t>
      </w:r>
      <w:r>
        <w:rPr>
          <w:color w:val="000000"/>
        </w:rPr>
        <w:t xml:space="preserve"> alternatively</w:t>
      </w:r>
      <w:r w:rsidR="00D56F17">
        <w:rPr>
          <w:color w:val="000000"/>
        </w:rPr>
        <w:t>, to</w:t>
      </w:r>
      <w:r>
        <w:rPr>
          <w:color w:val="000000"/>
        </w:rPr>
        <w:t xml:space="preserve"> support more research into the ecological impact of the introduced and naturalized population. Determining the origin of the six-lined racerunner population and initiating further protection or research into their ecological impact is significant to the persistence of six-lined racerunners and the ecosystem they inhabit. </w:t>
      </w:r>
    </w:p>
    <w:p w14:paraId="239393FA" w14:textId="77777777" w:rsidR="00140431" w:rsidRDefault="00140431" w:rsidP="00140431"/>
    <w:p w14:paraId="00BBC236" w14:textId="4CC487F4" w:rsidR="00B85581" w:rsidRPr="00B20E74" w:rsidRDefault="00594E80">
      <w:pPr>
        <w:rPr>
          <w:b/>
        </w:rPr>
      </w:pPr>
      <w:r>
        <w:rPr>
          <w:b/>
        </w:rPr>
        <w:t xml:space="preserve">2.0 </w:t>
      </w:r>
      <w:r w:rsidR="00E23BFC" w:rsidRPr="00F42FE4">
        <w:rPr>
          <w:b/>
        </w:rPr>
        <w:t>Methods</w:t>
      </w:r>
    </w:p>
    <w:p w14:paraId="3E165295" w14:textId="77777777" w:rsidR="00B85581" w:rsidRDefault="00B85581"/>
    <w:p w14:paraId="796AE41C" w14:textId="77777777" w:rsidR="00F42FE4" w:rsidRPr="003F57AF" w:rsidRDefault="003F57AF" w:rsidP="00F42FE4">
      <w:pPr>
        <w:pStyle w:val="NormalWeb"/>
        <w:spacing w:before="0" w:beforeAutospacing="0" w:after="0" w:afterAutospacing="0" w:line="480" w:lineRule="auto"/>
      </w:pPr>
      <w:r w:rsidRPr="003F57AF">
        <w:rPr>
          <w:iCs/>
          <w:color w:val="000000"/>
        </w:rPr>
        <w:t xml:space="preserve">2.1 </w:t>
      </w:r>
      <w:r w:rsidR="00F42FE4" w:rsidRPr="00FE6FAD">
        <w:rPr>
          <w:i/>
          <w:iCs/>
          <w:color w:val="000000"/>
        </w:rPr>
        <w:t>Sampling</w:t>
      </w:r>
    </w:p>
    <w:p w14:paraId="14BE0481" w14:textId="36072FE0" w:rsidR="00F42FE4" w:rsidRDefault="003F57AF" w:rsidP="00F42FE4">
      <w:pPr>
        <w:pStyle w:val="NormalWeb"/>
        <w:spacing w:before="0" w:beforeAutospacing="0" w:after="0" w:afterAutospacing="0" w:line="480" w:lineRule="auto"/>
      </w:pPr>
      <w:r>
        <w:rPr>
          <w:color w:val="000000"/>
        </w:rPr>
        <w:tab/>
      </w:r>
      <w:r w:rsidR="00F42FE4">
        <w:rPr>
          <w:color w:val="000000"/>
        </w:rPr>
        <w:t xml:space="preserve">To sample both the native range and extralimital population in Tuscola County, Michigan, we </w:t>
      </w:r>
      <w:r w:rsidR="00B81229">
        <w:rPr>
          <w:color w:val="000000"/>
        </w:rPr>
        <w:t xml:space="preserve">assembled </w:t>
      </w:r>
      <w:r w:rsidR="00F42FE4">
        <w:rPr>
          <w:color w:val="000000"/>
        </w:rPr>
        <w:t>46 museum specimens from 40 localities (</w:t>
      </w:r>
      <w:r w:rsidR="006B32E0">
        <w:rPr>
          <w:color w:val="000000"/>
        </w:rPr>
        <w:t>f</w:t>
      </w:r>
      <w:r w:rsidR="00F42FE4">
        <w:rPr>
          <w:color w:val="000000"/>
        </w:rPr>
        <w:t>ig. 2</w:t>
      </w:r>
      <w:r w:rsidR="00070989">
        <w:rPr>
          <w:color w:val="000000"/>
        </w:rPr>
        <w:t>.) (</w:t>
      </w:r>
      <w:r w:rsidR="00F42FE4">
        <w:rPr>
          <w:color w:val="000000"/>
        </w:rPr>
        <w:t xml:space="preserve">see Table </w:t>
      </w:r>
      <w:r w:rsidR="00B20E74">
        <w:rPr>
          <w:color w:val="000000"/>
        </w:rPr>
        <w:t>1</w:t>
      </w:r>
      <w:r w:rsidR="00F42FE4">
        <w:rPr>
          <w:color w:val="000000"/>
        </w:rPr>
        <w:t xml:space="preserve"> for a full list of samples). Collectively, the sampling included 16 states and generally spanned the entire range of six-lined racerunners (</w:t>
      </w:r>
      <w:r w:rsidR="006B32E0">
        <w:rPr>
          <w:color w:val="000000"/>
        </w:rPr>
        <w:t>f</w:t>
      </w:r>
      <w:r w:rsidR="00F42FE4">
        <w:rPr>
          <w:color w:val="000000"/>
        </w:rPr>
        <w:t>ig. 2). Seven of the samples were from the extralimital population in Tuscola County, Michigan. Three samples from Indiana (Lake and Knox Counties) and one sample from Kankakee County, Illinois were collected to represent the populations of six-lined racerunners in Indiana and Illinois. We also used a</w:t>
      </w:r>
      <w:r w:rsidR="00F42FE4">
        <w:rPr>
          <w:color w:val="000000"/>
          <w:shd w:val="clear" w:color="auto" w:fill="FFFFFF"/>
        </w:rPr>
        <w:t>n Arizona striped whiptail (</w:t>
      </w:r>
      <w:proofErr w:type="spellStart"/>
      <w:r w:rsidR="00F42FE4">
        <w:rPr>
          <w:i/>
          <w:iCs/>
          <w:color w:val="000000"/>
          <w:shd w:val="clear" w:color="auto" w:fill="FFFFFF"/>
        </w:rPr>
        <w:t>Aspidoscelis</w:t>
      </w:r>
      <w:proofErr w:type="spellEnd"/>
      <w:r w:rsidR="00F42FE4">
        <w:rPr>
          <w:i/>
          <w:iCs/>
          <w:color w:val="000000"/>
          <w:shd w:val="clear" w:color="auto" w:fill="FFFFFF"/>
        </w:rPr>
        <w:t xml:space="preserve"> </w:t>
      </w:r>
      <w:proofErr w:type="spellStart"/>
      <w:r w:rsidR="00F42FE4">
        <w:rPr>
          <w:i/>
          <w:iCs/>
          <w:color w:val="000000"/>
          <w:shd w:val="clear" w:color="auto" w:fill="FFFFFF"/>
        </w:rPr>
        <w:t>arizonae</w:t>
      </w:r>
      <w:proofErr w:type="spellEnd"/>
      <w:r w:rsidR="00F42FE4">
        <w:rPr>
          <w:color w:val="000000"/>
          <w:shd w:val="clear" w:color="auto" w:fill="FFFFFF"/>
        </w:rPr>
        <w:t>)</w:t>
      </w:r>
      <w:r w:rsidR="00F42FE4">
        <w:rPr>
          <w:color w:val="000000"/>
        </w:rPr>
        <w:t xml:space="preserve"> sample to serve as an outgroup in the analyses. </w:t>
      </w:r>
    </w:p>
    <w:p w14:paraId="58BF85EE" w14:textId="77777777" w:rsidR="00F42FE4" w:rsidRDefault="00F42FE4" w:rsidP="00F42FE4">
      <w:pPr>
        <w:pStyle w:val="NormalWeb"/>
        <w:spacing w:before="0" w:beforeAutospacing="0" w:after="0" w:afterAutospacing="0" w:line="480" w:lineRule="auto"/>
        <w:ind w:firstLine="720"/>
      </w:pPr>
      <w:r>
        <w:rPr>
          <w:color w:val="000000"/>
        </w:rPr>
        <w:t>We use the following</w:t>
      </w:r>
      <w:r>
        <w:rPr>
          <w:color w:val="000000"/>
          <w:shd w:val="clear" w:color="auto" w:fill="FFFFFF"/>
        </w:rPr>
        <w:t xml:space="preserve"> acronyms for collections resources: University of Texas El Paso Biodiversity Collections (UTEP), University of Michigan Museum of Zoology (UMMZ), Louisiana State University Museum of Natural Sciences (LSUH), Oklahoma Collection of Genomic Resources at the Sam Noble Museum (OCGR), American Museum of Natural History (AMNH), Field Museum of Natural History (FMNH), Museum of Vertebrate Zoology at U.C. Berkeley (MVZ),  Auburn University Museum of Natural History (AUHT), California Academy of Sciences (CAS),  Natural History Museum of Los Angeles County (LACM), Harvard Museum of Comparative Zoology (MCZ), </w:t>
      </w:r>
      <w:r>
        <w:rPr>
          <w:color w:val="222222"/>
          <w:shd w:val="clear" w:color="auto" w:fill="FFFFFF"/>
        </w:rPr>
        <w:t xml:space="preserve">University of Florida Museum of Natural History (FLMNH), </w:t>
      </w:r>
      <w:r>
        <w:rPr>
          <w:color w:val="000000"/>
          <w:shd w:val="clear" w:color="auto" w:fill="FFFFFF"/>
        </w:rPr>
        <w:t>University of Colorado Museum of Natural History (UCM), Fort Hays State University Sternberg Museum of Natural History (FHSM), Auburn University Museum of Natural History (AUHT) (Table 1).</w:t>
      </w:r>
    </w:p>
    <w:p w14:paraId="4681D6B9" w14:textId="77777777" w:rsidR="00F42FE4" w:rsidRDefault="00F42FE4" w:rsidP="00F42FE4"/>
    <w:p w14:paraId="7E175A2F" w14:textId="77777777" w:rsidR="003F57AF" w:rsidRPr="003F57AF" w:rsidRDefault="003F57AF" w:rsidP="00F42FE4">
      <w:pPr>
        <w:pStyle w:val="NormalWeb"/>
        <w:spacing w:before="0" w:beforeAutospacing="0" w:after="0" w:afterAutospacing="0" w:line="480" w:lineRule="auto"/>
        <w:rPr>
          <w:iCs/>
          <w:color w:val="000000"/>
        </w:rPr>
      </w:pPr>
      <w:r w:rsidRPr="003F57AF">
        <w:rPr>
          <w:iCs/>
          <w:color w:val="000000"/>
        </w:rPr>
        <w:t xml:space="preserve">2.2 </w:t>
      </w:r>
      <w:r w:rsidR="00F42FE4" w:rsidRPr="00FE6FAD">
        <w:rPr>
          <w:i/>
          <w:iCs/>
          <w:color w:val="000000"/>
        </w:rPr>
        <w:t>DNA Extraction and Sequencing</w:t>
      </w:r>
    </w:p>
    <w:p w14:paraId="5F37E702" w14:textId="1AE1B699" w:rsidR="00A40CC3" w:rsidRPr="00B20E74" w:rsidRDefault="003F57AF" w:rsidP="00B20E74">
      <w:pPr>
        <w:pStyle w:val="NormalWeb"/>
        <w:spacing w:before="0" w:beforeAutospacing="0" w:after="0" w:afterAutospacing="0" w:line="480" w:lineRule="auto"/>
      </w:pPr>
      <w:r>
        <w:rPr>
          <w:color w:val="000000"/>
        </w:rPr>
        <w:lastRenderedPageBreak/>
        <w:tab/>
      </w:r>
      <w:r w:rsidR="00F42FE4" w:rsidRPr="00F42FE4">
        <w:rPr>
          <w:color w:val="000000"/>
        </w:rPr>
        <w:t>Liver or tail tissue samples were preserved either in 95% ethanol or frozen at -80</w:t>
      </w:r>
      <w:r w:rsidR="00F42FE4" w:rsidRPr="00F42FE4">
        <w:rPr>
          <w:rFonts w:ascii="Cambria Math" w:hAnsi="Cambria Math" w:cs="Cambria Math"/>
          <w:color w:val="000000"/>
        </w:rPr>
        <w:t>℃</w:t>
      </w:r>
      <w:r w:rsidR="00F42FE4" w:rsidRPr="00F42FE4">
        <w:rPr>
          <w:color w:val="000000"/>
        </w:rPr>
        <w:t xml:space="preserve">. </w:t>
      </w:r>
      <w:r w:rsidR="00F42FE4" w:rsidRPr="00F42FE4">
        <w:rPr>
          <w:color w:val="000000"/>
          <w:shd w:val="clear" w:color="auto" w:fill="FFFFFF"/>
        </w:rPr>
        <w:t xml:space="preserve">DNA was extracted and quantified from each using a Qubit dsDNA BR assay kit (Thermo-Fisher, Waltham, MA). </w:t>
      </w:r>
      <w:r w:rsidR="00F42FE4" w:rsidRPr="00F42FE4">
        <w:rPr>
          <w:color w:val="000000"/>
        </w:rPr>
        <w:t>The protocol was modified to elute DNA using warm water</w:t>
      </w:r>
      <w:r w:rsidR="00D56F17">
        <w:rPr>
          <w:color w:val="000000"/>
        </w:rPr>
        <w:t>,</w:t>
      </w:r>
      <w:r w:rsidR="00F42FE4" w:rsidRPr="00F42FE4">
        <w:rPr>
          <w:color w:val="000000"/>
        </w:rPr>
        <w:t xml:space="preserve"> and extractions from tail samples used a modified protocol with longer incubation times. </w:t>
      </w:r>
      <w:r w:rsidR="00F42FE4" w:rsidRPr="00F42FE4">
        <w:rPr>
          <w:color w:val="000000"/>
          <w:shd w:val="clear" w:color="auto" w:fill="FFFFFF"/>
        </w:rPr>
        <w:t xml:space="preserve">We used the ddRADseq protocol of Peterson et al. 2012, with modifications as described in Barley et al. 2019 (ddRADseq; see Barley et al., 2019 for details) to genotype each specimen for ~2,700,000 RAD-tags. All samples were sequenced on a single lane of the Illumina </w:t>
      </w:r>
      <w:r w:rsidR="0057243A">
        <w:rPr>
          <w:color w:val="000000"/>
          <w:shd w:val="clear" w:color="auto" w:fill="FFFFFF"/>
        </w:rPr>
        <w:t xml:space="preserve">4000 </w:t>
      </w:r>
      <w:proofErr w:type="spellStart"/>
      <w:r w:rsidR="00F42FE4" w:rsidRPr="00F42FE4">
        <w:rPr>
          <w:color w:val="000000"/>
          <w:shd w:val="clear" w:color="auto" w:fill="FFFFFF"/>
        </w:rPr>
        <w:t>NovaSeq</w:t>
      </w:r>
      <w:proofErr w:type="spellEnd"/>
      <w:r w:rsidR="00F42FE4" w:rsidRPr="00F42FE4">
        <w:rPr>
          <w:color w:val="000000"/>
          <w:shd w:val="clear" w:color="auto" w:fill="FFFFFF"/>
        </w:rPr>
        <w:t xml:space="preserve"> platform </w:t>
      </w:r>
      <w:r w:rsidR="0057243A">
        <w:rPr>
          <w:color w:val="000000"/>
          <w:shd w:val="clear" w:color="auto" w:fill="FFFFFF"/>
        </w:rPr>
        <w:t xml:space="preserve">for 400m-1599m </w:t>
      </w:r>
      <w:r w:rsidR="00F42FE4" w:rsidRPr="00F42FE4">
        <w:rPr>
          <w:color w:val="000000"/>
          <w:shd w:val="clear" w:color="auto" w:fill="FFFFFF"/>
        </w:rPr>
        <w:t xml:space="preserve">paired-end </w:t>
      </w:r>
      <w:r w:rsidR="0057243A">
        <w:rPr>
          <w:color w:val="000000"/>
          <w:shd w:val="clear" w:color="auto" w:fill="FFFFFF"/>
        </w:rPr>
        <w:t>reads</w:t>
      </w:r>
      <w:r w:rsidR="00F42FE4" w:rsidRPr="00F42FE4">
        <w:rPr>
          <w:color w:val="000000"/>
        </w:rPr>
        <w:t xml:space="preserve">. </w:t>
      </w:r>
    </w:p>
    <w:p w14:paraId="3546BE4D" w14:textId="2BC71A60" w:rsidR="00A40CC3" w:rsidRPr="00A40CC3" w:rsidRDefault="00A40CC3" w:rsidP="00A40CC3">
      <w:pPr>
        <w:pStyle w:val="NormalWeb"/>
        <w:spacing w:before="0" w:beforeAutospacing="0" w:after="0" w:afterAutospacing="0" w:line="480" w:lineRule="auto"/>
        <w:rPr>
          <w:iCs/>
          <w:color w:val="000000"/>
        </w:rPr>
      </w:pPr>
      <w:r w:rsidRPr="003F57AF">
        <w:rPr>
          <w:iCs/>
          <w:color w:val="000000"/>
        </w:rPr>
        <w:t>2.</w:t>
      </w:r>
      <w:r>
        <w:rPr>
          <w:iCs/>
          <w:color w:val="000000"/>
        </w:rPr>
        <w:t>3</w:t>
      </w:r>
      <w:r w:rsidRPr="003F57AF">
        <w:rPr>
          <w:iCs/>
          <w:color w:val="000000"/>
        </w:rPr>
        <w:t xml:space="preserve"> </w:t>
      </w:r>
      <w:r w:rsidRPr="00FE6FAD">
        <w:rPr>
          <w:i/>
          <w:iCs/>
          <w:color w:val="000000"/>
        </w:rPr>
        <w:t xml:space="preserve">DNA </w:t>
      </w:r>
      <w:r>
        <w:rPr>
          <w:i/>
          <w:iCs/>
          <w:color w:val="000000"/>
        </w:rPr>
        <w:t>Sequence Alignments</w:t>
      </w:r>
    </w:p>
    <w:p w14:paraId="73356992" w14:textId="0A549DC0" w:rsidR="00F42FE4" w:rsidRPr="00B20E74" w:rsidRDefault="00F42FE4" w:rsidP="00B20E74">
      <w:pPr>
        <w:pStyle w:val="NormalWeb"/>
        <w:spacing w:before="0" w:beforeAutospacing="0" w:after="0" w:afterAutospacing="0" w:line="480" w:lineRule="auto"/>
        <w:ind w:firstLine="720"/>
        <w:rPr>
          <w:color w:val="000000"/>
        </w:rPr>
      </w:pPr>
      <w:r w:rsidRPr="00F42FE4">
        <w:rPr>
          <w:color w:val="000000"/>
        </w:rPr>
        <w:t xml:space="preserve">We used IPYRAD </w:t>
      </w:r>
      <w:r w:rsidRPr="00F42FE4">
        <w:rPr>
          <w:color w:val="000000"/>
          <w:shd w:val="clear" w:color="auto" w:fill="FFFFFF"/>
        </w:rPr>
        <w:t xml:space="preserve">v0.9.26 (Eaton &amp; Overcast 2020) </w:t>
      </w:r>
      <w:r w:rsidRPr="00F42FE4">
        <w:rPr>
          <w:color w:val="000000"/>
        </w:rPr>
        <w:t xml:space="preserve">to quality filter and demultiplex the raw sequence read data. We then mapped the RADseq data to an unpublished </w:t>
      </w:r>
      <w:r w:rsidRPr="00F42FE4">
        <w:rPr>
          <w:i/>
          <w:iCs/>
          <w:color w:val="000000"/>
        </w:rPr>
        <w:t xml:space="preserve">A. </w:t>
      </w:r>
      <w:proofErr w:type="spellStart"/>
      <w:r w:rsidRPr="00F42FE4">
        <w:rPr>
          <w:i/>
          <w:iCs/>
          <w:color w:val="000000"/>
        </w:rPr>
        <w:t>tigris</w:t>
      </w:r>
      <w:proofErr w:type="spellEnd"/>
      <w:r w:rsidRPr="00F42FE4">
        <w:rPr>
          <w:color w:val="000000"/>
        </w:rPr>
        <w:t xml:space="preserve"> genome using IPYRAD</w:t>
      </w:r>
      <w:r w:rsidRPr="00F42FE4">
        <w:rPr>
          <w:color w:val="000000"/>
          <w:shd w:val="clear" w:color="auto" w:fill="FFFFFF"/>
        </w:rPr>
        <w:t xml:space="preserve"> with default parameters</w:t>
      </w:r>
      <w:r w:rsidR="009E5459">
        <w:rPr>
          <w:color w:val="000000"/>
          <w:shd w:val="clear" w:color="auto" w:fill="FFFFFF"/>
        </w:rPr>
        <w:t xml:space="preserve">. </w:t>
      </w:r>
      <w:r w:rsidRPr="00F42FE4">
        <w:rPr>
          <w:color w:val="000000"/>
        </w:rPr>
        <w:t xml:space="preserve">To complete a sensitivity test and manage the heterogeneity in read data that is common in ddRADseq data, we completed two subsequent </w:t>
      </w:r>
      <w:r w:rsidR="003F57AF" w:rsidRPr="00F42FE4">
        <w:rPr>
          <w:color w:val="000000"/>
        </w:rPr>
        <w:t>reference-based</w:t>
      </w:r>
      <w:r w:rsidRPr="00F42FE4">
        <w:rPr>
          <w:color w:val="000000"/>
        </w:rPr>
        <w:t xml:space="preserve"> assemblies using IPYRAD with default parameters besides modifying the minimum number of samples per locus for output. </w:t>
      </w:r>
      <w:r w:rsidR="00A40CC3">
        <w:rPr>
          <w:color w:val="000000"/>
        </w:rPr>
        <w:t xml:space="preserve">Assembly A2 required 35/37 </w:t>
      </w:r>
      <w:r w:rsidR="00D56F17">
        <w:rPr>
          <w:color w:val="000000"/>
        </w:rPr>
        <w:t xml:space="preserve">samples, </w:t>
      </w:r>
      <w:r w:rsidR="00A40CC3">
        <w:rPr>
          <w:color w:val="000000"/>
        </w:rPr>
        <w:t xml:space="preserve">and assembly A3 required 37/37 samples to share a locus for </w:t>
      </w:r>
      <w:r w:rsidR="00D56F17">
        <w:rPr>
          <w:color w:val="000000"/>
        </w:rPr>
        <w:t>them</w:t>
      </w:r>
      <w:r w:rsidR="00A40CC3">
        <w:rPr>
          <w:color w:val="000000"/>
        </w:rPr>
        <w:t xml:space="preserve"> to be included in the assembly.</w:t>
      </w:r>
    </w:p>
    <w:p w14:paraId="631FF083" w14:textId="402BC48A" w:rsidR="00FE6FAD" w:rsidRPr="00FE6FAD" w:rsidRDefault="00FE6FAD" w:rsidP="00F42FE4">
      <w:pPr>
        <w:pStyle w:val="NormalWeb"/>
        <w:spacing w:before="0" w:beforeAutospacing="0" w:after="0" w:afterAutospacing="0" w:line="480" w:lineRule="auto"/>
        <w:rPr>
          <w:iCs/>
          <w:color w:val="000000"/>
        </w:rPr>
      </w:pPr>
      <w:r w:rsidRPr="00FE6FAD">
        <w:rPr>
          <w:iCs/>
          <w:color w:val="000000"/>
        </w:rPr>
        <w:t>2.</w:t>
      </w:r>
      <w:r w:rsidR="00A40CC3">
        <w:rPr>
          <w:iCs/>
          <w:color w:val="000000"/>
        </w:rPr>
        <w:t>4</w:t>
      </w:r>
      <w:r w:rsidRPr="00FE6FAD">
        <w:rPr>
          <w:iCs/>
          <w:color w:val="000000"/>
        </w:rPr>
        <w:t xml:space="preserve"> </w:t>
      </w:r>
      <w:r w:rsidR="00F42FE4" w:rsidRPr="00FE6FAD">
        <w:rPr>
          <w:i/>
          <w:iCs/>
          <w:color w:val="000000"/>
        </w:rPr>
        <w:t>Genetic Analysis</w:t>
      </w:r>
    </w:p>
    <w:p w14:paraId="5B5AAFC6" w14:textId="2F1BEC03" w:rsidR="00F42FE4" w:rsidRDefault="00FE6FAD" w:rsidP="00F42FE4">
      <w:pPr>
        <w:spacing w:line="480" w:lineRule="auto"/>
        <w:rPr>
          <w:ins w:id="5" w:author="Quinn Moon" w:date="2023-03-28T09:41:00Z"/>
          <w:color w:val="000000"/>
          <w:shd w:val="clear" w:color="auto" w:fill="FFFFFF"/>
        </w:rPr>
      </w:pPr>
      <w:r>
        <w:rPr>
          <w:color w:val="000000"/>
        </w:rPr>
        <w:tab/>
      </w:r>
      <w:r w:rsidR="00F42FE4" w:rsidRPr="00F42FE4">
        <w:rPr>
          <w:color w:val="000000"/>
        </w:rPr>
        <w:t xml:space="preserve">Using the three reference-based assemblies with varying numbers of loci included per sample, we inferred three separate maximum likelihood trees with </w:t>
      </w:r>
      <w:proofErr w:type="spellStart"/>
      <w:r w:rsidR="00F42FE4" w:rsidRPr="00F42FE4">
        <w:rPr>
          <w:color w:val="000000"/>
          <w:shd w:val="clear" w:color="auto" w:fill="FFFFFF"/>
        </w:rPr>
        <w:t>RAxML</w:t>
      </w:r>
      <w:proofErr w:type="spellEnd"/>
      <w:r w:rsidR="00F42FE4" w:rsidRPr="00F42FE4">
        <w:rPr>
          <w:color w:val="000000"/>
          <w:shd w:val="clear" w:color="auto" w:fill="FFFFFF"/>
        </w:rPr>
        <w:t xml:space="preserve"> (</w:t>
      </w:r>
      <w:proofErr w:type="spellStart"/>
      <w:r w:rsidR="00F42FE4" w:rsidRPr="00F42FE4">
        <w:rPr>
          <w:color w:val="000000"/>
          <w:shd w:val="clear" w:color="auto" w:fill="FFFFFF"/>
        </w:rPr>
        <w:t>Stamatakis</w:t>
      </w:r>
      <w:proofErr w:type="spellEnd"/>
      <w:r w:rsidR="00F42FE4" w:rsidRPr="00F42FE4">
        <w:rPr>
          <w:color w:val="000000"/>
          <w:shd w:val="clear" w:color="auto" w:fill="FFFFFF"/>
        </w:rPr>
        <w:t xml:space="preserve"> et al. 2008). </w:t>
      </w:r>
      <w:proofErr w:type="spellStart"/>
      <w:r w:rsidR="00F42FE4" w:rsidRPr="00F42FE4">
        <w:rPr>
          <w:color w:val="000000"/>
          <w:shd w:val="clear" w:color="auto" w:fill="FFFFFF"/>
        </w:rPr>
        <w:t>RAxML</w:t>
      </w:r>
      <w:proofErr w:type="spellEnd"/>
      <w:r w:rsidR="00F42FE4" w:rsidRPr="00F42FE4">
        <w:rPr>
          <w:color w:val="000000"/>
          <w:shd w:val="clear" w:color="auto" w:fill="FFFFFF"/>
        </w:rPr>
        <w:t xml:space="preserve"> was run using the GTRGAMMA nucleotide substitution model for 100 bootstraps for each phylogenetic tree. An Arizona striped whiptail (</w:t>
      </w:r>
      <w:proofErr w:type="spellStart"/>
      <w:r w:rsidR="00F42FE4" w:rsidRPr="00F42FE4">
        <w:rPr>
          <w:i/>
          <w:iCs/>
          <w:color w:val="000000"/>
          <w:shd w:val="clear" w:color="auto" w:fill="FFFFFF"/>
        </w:rPr>
        <w:t>Aspidoscelis</w:t>
      </w:r>
      <w:proofErr w:type="spellEnd"/>
      <w:r w:rsidR="00F42FE4" w:rsidRPr="00F42FE4">
        <w:rPr>
          <w:i/>
          <w:iCs/>
          <w:color w:val="000000"/>
          <w:shd w:val="clear" w:color="auto" w:fill="FFFFFF"/>
        </w:rPr>
        <w:t xml:space="preserve"> </w:t>
      </w:r>
      <w:proofErr w:type="spellStart"/>
      <w:r w:rsidR="00F42FE4" w:rsidRPr="00F42FE4">
        <w:rPr>
          <w:i/>
          <w:iCs/>
          <w:color w:val="000000"/>
          <w:shd w:val="clear" w:color="auto" w:fill="FFFFFF"/>
        </w:rPr>
        <w:t>arizonae</w:t>
      </w:r>
      <w:proofErr w:type="spellEnd"/>
      <w:r w:rsidR="00F42FE4" w:rsidRPr="00F42FE4">
        <w:rPr>
          <w:color w:val="000000"/>
          <w:shd w:val="clear" w:color="auto" w:fill="FFFFFF"/>
        </w:rPr>
        <w:t xml:space="preserve">) sample was used as an outgroup to root the phylogenetic trees. </w:t>
      </w:r>
    </w:p>
    <w:p w14:paraId="41162522" w14:textId="77777777" w:rsidR="00821C87" w:rsidRDefault="00821C87"/>
    <w:p w14:paraId="099B59E7" w14:textId="77777777" w:rsidR="00821C87" w:rsidRDefault="00821C87"/>
    <w:p w14:paraId="27D4B083" w14:textId="77777777" w:rsidR="00821C87" w:rsidRPr="00F42FE4" w:rsidRDefault="00594E80">
      <w:pPr>
        <w:rPr>
          <w:b/>
        </w:rPr>
      </w:pPr>
      <w:r>
        <w:rPr>
          <w:b/>
        </w:rPr>
        <w:lastRenderedPageBreak/>
        <w:t xml:space="preserve">3.0 </w:t>
      </w:r>
      <w:r w:rsidR="00821C87" w:rsidRPr="00F42FE4">
        <w:rPr>
          <w:b/>
        </w:rPr>
        <w:t>Results</w:t>
      </w:r>
    </w:p>
    <w:p w14:paraId="258450E8" w14:textId="77777777" w:rsidR="00821C87" w:rsidRDefault="00821C87"/>
    <w:p w14:paraId="60209A6A" w14:textId="77777777" w:rsidR="00D44E37" w:rsidRDefault="00D44E37" w:rsidP="00D44E37">
      <w:pPr>
        <w:spacing w:line="480" w:lineRule="auto"/>
      </w:pPr>
      <w:r>
        <w:t xml:space="preserve">3.1 </w:t>
      </w:r>
      <w:r w:rsidRPr="00D44E37">
        <w:rPr>
          <w:i/>
        </w:rPr>
        <w:t>Sampling</w:t>
      </w:r>
    </w:p>
    <w:p w14:paraId="5DD0AEF2" w14:textId="41502C15" w:rsidR="00A6530B" w:rsidRPr="008B4F3A" w:rsidRDefault="00D44E37" w:rsidP="00D44E37">
      <w:pPr>
        <w:pStyle w:val="NormalWeb"/>
        <w:spacing w:before="0" w:beforeAutospacing="0" w:after="0" w:afterAutospacing="0" w:line="480" w:lineRule="auto"/>
        <w:rPr>
          <w:color w:val="000000"/>
          <w:shd w:val="clear" w:color="auto" w:fill="FFFFFF"/>
        </w:rPr>
      </w:pPr>
      <w:r>
        <w:rPr>
          <w:color w:val="000000"/>
          <w:shd w:val="clear" w:color="auto" w:fill="FFFFFF"/>
        </w:rPr>
        <w:tab/>
      </w:r>
      <w:r w:rsidR="002902FA" w:rsidRPr="008B4F3A">
        <w:rPr>
          <w:color w:val="000000"/>
          <w:shd w:val="clear" w:color="auto" w:fill="FFFFFF"/>
        </w:rPr>
        <w:t>We performed DNA extraction on the tissue samples for all 46 collected museum specimens. Of the 46 original samples, DNA extraction failed to yield sufficient DNA to be included in a ddRADseq library for 8 samples and these samples were dropped from all downstream analyses. The loss of sampling coverage was significant for samples from Indiana and Illinois in which 1 (FMNH282783) of the original 4 collected samples was included in the genetic library (</w:t>
      </w:r>
      <w:r w:rsidR="006B32E0">
        <w:rPr>
          <w:color w:val="000000"/>
          <w:shd w:val="clear" w:color="auto" w:fill="FFFFFF"/>
        </w:rPr>
        <w:t>f</w:t>
      </w:r>
      <w:r w:rsidR="007A1145">
        <w:rPr>
          <w:color w:val="000000"/>
          <w:shd w:val="clear" w:color="auto" w:fill="FFFFFF"/>
        </w:rPr>
        <w:t xml:space="preserve">ig. </w:t>
      </w:r>
      <w:r w:rsidR="00AA3C37">
        <w:rPr>
          <w:color w:val="000000"/>
          <w:shd w:val="clear" w:color="auto" w:fill="FFFFFF"/>
        </w:rPr>
        <w:t>4</w:t>
      </w:r>
      <w:r w:rsidR="002902FA" w:rsidRPr="008B4F3A">
        <w:rPr>
          <w:color w:val="000000"/>
          <w:shd w:val="clear" w:color="auto" w:fill="FFFFFF"/>
        </w:rPr>
        <w:t xml:space="preserve">). For all ensuing phylogenetic analyses, </w:t>
      </w:r>
      <w:r w:rsidR="00914E0D">
        <w:rPr>
          <w:color w:val="000000"/>
          <w:shd w:val="clear" w:color="auto" w:fill="FFFFFF"/>
        </w:rPr>
        <w:t xml:space="preserve">sample </w:t>
      </w:r>
      <w:r w:rsidR="002902FA" w:rsidRPr="008B4F3A">
        <w:rPr>
          <w:color w:val="000000"/>
          <w:shd w:val="clear" w:color="auto" w:fill="FFFFFF"/>
        </w:rPr>
        <w:t xml:space="preserve">FMNH282783 served as the sole taxa to represent the Indiana and Illinois geographic grouping. RAD sequencing resulted in a total of </w:t>
      </w:r>
      <w:r w:rsidR="002902FA" w:rsidRPr="008B4F3A">
        <w:rPr>
          <w:rFonts w:ascii="Cambria Math" w:hAnsi="Cambria Math" w:cs="Cambria Math"/>
          <w:color w:val="000000"/>
          <w:shd w:val="clear" w:color="auto" w:fill="FFFFFF"/>
        </w:rPr>
        <w:t>∼</w:t>
      </w:r>
      <w:r w:rsidR="002902FA" w:rsidRPr="008B4F3A">
        <w:rPr>
          <w:color w:val="000000"/>
          <w:shd w:val="clear" w:color="auto" w:fill="FFFFFF"/>
        </w:rPr>
        <w:t>106 million sequence reads. The number of raw reads per sample was highly variable per sample ranging from 21,949 to 24,014,071 (</w:t>
      </w:r>
      <w:r w:rsidR="009E4CAF">
        <w:rPr>
          <w:color w:val="000000"/>
          <w:shd w:val="clear" w:color="auto" w:fill="FFFFFF"/>
        </w:rPr>
        <w:t>T</w:t>
      </w:r>
      <w:r w:rsidR="002902FA" w:rsidRPr="008B4F3A">
        <w:rPr>
          <w:color w:val="000000"/>
          <w:shd w:val="clear" w:color="auto" w:fill="FFFFFF"/>
        </w:rPr>
        <w:t xml:space="preserve">able </w:t>
      </w:r>
      <w:r w:rsidR="009E4CAF">
        <w:rPr>
          <w:color w:val="000000"/>
          <w:shd w:val="clear" w:color="auto" w:fill="FFFFFF"/>
        </w:rPr>
        <w:t>2</w:t>
      </w:r>
      <w:r w:rsidR="002902FA" w:rsidRPr="008B4F3A">
        <w:rPr>
          <w:color w:val="000000"/>
          <w:shd w:val="clear" w:color="auto" w:fill="FFFFFF"/>
        </w:rPr>
        <w:t xml:space="preserve"> in </w:t>
      </w:r>
      <w:r w:rsidR="004C54FF">
        <w:rPr>
          <w:color w:val="000000"/>
          <w:shd w:val="clear" w:color="auto" w:fill="FFFFFF"/>
        </w:rPr>
        <w:t>A</w:t>
      </w:r>
      <w:r w:rsidR="002902FA" w:rsidRPr="008B4F3A">
        <w:rPr>
          <w:color w:val="000000"/>
          <w:shd w:val="clear" w:color="auto" w:fill="FFFFFF"/>
        </w:rPr>
        <w:t>ppendix). Genetic sequences and the catalog numbers used in this study are uploaded to GenBank.</w:t>
      </w:r>
    </w:p>
    <w:p w14:paraId="29D45CF9" w14:textId="77777777" w:rsidR="002902FA" w:rsidRDefault="00A6530B" w:rsidP="002902FA">
      <w:pPr>
        <w:pStyle w:val="NormalWeb"/>
        <w:spacing w:before="0" w:beforeAutospacing="0" w:after="0" w:afterAutospacing="0"/>
      </w:pPr>
      <w:r>
        <w:rPr>
          <w:noProof/>
        </w:rPr>
        <w:drawing>
          <wp:inline distT="0" distB="0" distL="0" distR="0" wp14:anchorId="2D70C47B" wp14:editId="222120E1">
            <wp:extent cx="5335480" cy="3015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ing2.pdf"/>
                    <pic:cNvPicPr/>
                  </pic:nvPicPr>
                  <pic:blipFill rotWithShape="1">
                    <a:blip r:embed="rId15">
                      <a:extLst>
                        <a:ext uri="{28A0092B-C50C-407E-A947-70E740481C1C}">
                          <a14:useLocalDpi xmlns:a14="http://schemas.microsoft.com/office/drawing/2010/main" val="0"/>
                        </a:ext>
                      </a:extLst>
                    </a:blip>
                    <a:srcRect l="3847" t="3656" r="3832" b="3624"/>
                    <a:stretch/>
                  </pic:blipFill>
                  <pic:spPr bwMode="auto">
                    <a:xfrm>
                      <a:off x="0" y="0"/>
                      <a:ext cx="5370852" cy="3035439"/>
                    </a:xfrm>
                    <a:prstGeom prst="rect">
                      <a:avLst/>
                    </a:prstGeom>
                    <a:ln>
                      <a:noFill/>
                    </a:ln>
                    <a:extLst>
                      <a:ext uri="{53640926-AAD7-44D8-BBD7-CCE9431645EC}">
                        <a14:shadowObscured xmlns:a14="http://schemas.microsoft.com/office/drawing/2010/main"/>
                      </a:ext>
                    </a:extLst>
                  </pic:spPr>
                </pic:pic>
              </a:graphicData>
            </a:graphic>
          </wp:inline>
        </w:drawing>
      </w:r>
    </w:p>
    <w:p w14:paraId="52FF74E1" w14:textId="51643779" w:rsidR="00A6530B" w:rsidRPr="00723020" w:rsidRDefault="00A6530B" w:rsidP="002902FA">
      <w:pPr>
        <w:pStyle w:val="NormalWeb"/>
        <w:spacing w:before="0" w:beforeAutospacing="0" w:after="0" w:afterAutospacing="0"/>
        <w:rPr>
          <w:sz w:val="20"/>
        </w:rPr>
      </w:pPr>
      <w:r w:rsidRPr="00723020">
        <w:rPr>
          <w:b/>
          <w:color w:val="000000"/>
          <w:sz w:val="20"/>
          <w:shd w:val="clear" w:color="auto" w:fill="FFFFFF"/>
        </w:rPr>
        <w:t xml:space="preserve">Fig </w:t>
      </w:r>
      <w:r w:rsidR="00646A43">
        <w:rPr>
          <w:b/>
          <w:color w:val="000000"/>
          <w:sz w:val="20"/>
          <w:shd w:val="clear" w:color="auto" w:fill="FFFFFF"/>
        </w:rPr>
        <w:t>4</w:t>
      </w:r>
      <w:r w:rsidRPr="00723020">
        <w:rPr>
          <w:color w:val="000000"/>
          <w:sz w:val="20"/>
          <w:shd w:val="clear" w:color="auto" w:fill="FFFFFF"/>
        </w:rPr>
        <w:t xml:space="preserve">. Map showing the final samples included in ddRADseq library </w:t>
      </w:r>
    </w:p>
    <w:p w14:paraId="327F2F50" w14:textId="77777777" w:rsidR="00723020" w:rsidRDefault="00723020" w:rsidP="002902FA"/>
    <w:p w14:paraId="3BBF602C" w14:textId="7B36A662" w:rsidR="002902FA" w:rsidRPr="00A6530B" w:rsidRDefault="00A6530B" w:rsidP="00B20E74">
      <w:pPr>
        <w:pStyle w:val="NormalWeb"/>
        <w:spacing w:before="0" w:beforeAutospacing="0" w:after="0" w:afterAutospacing="0" w:line="480" w:lineRule="auto"/>
      </w:pPr>
      <w:r>
        <w:rPr>
          <w:color w:val="000000"/>
          <w:shd w:val="clear" w:color="auto" w:fill="FFFFFF"/>
        </w:rPr>
        <w:tab/>
      </w:r>
      <w:r w:rsidR="002902FA" w:rsidRPr="00A6530B">
        <w:rPr>
          <w:color w:val="000000"/>
          <w:shd w:val="clear" w:color="auto" w:fill="FFFFFF"/>
        </w:rPr>
        <w:t xml:space="preserve">Examination of sequence quality summaries using </w:t>
      </w:r>
      <w:proofErr w:type="spellStart"/>
      <w:r w:rsidR="002902FA" w:rsidRPr="00A6530B">
        <w:rPr>
          <w:color w:val="000000"/>
          <w:shd w:val="clear" w:color="auto" w:fill="FFFFFF"/>
        </w:rPr>
        <w:t>FastQC</w:t>
      </w:r>
      <w:proofErr w:type="spellEnd"/>
      <w:r w:rsidR="002902FA" w:rsidRPr="00A6530B">
        <w:rPr>
          <w:color w:val="000000"/>
          <w:shd w:val="clear" w:color="auto" w:fill="FFFFFF"/>
        </w:rPr>
        <w:t xml:space="preserve"> (Andrews, 2012) showed that raw reads had generally high scores across the entire length of the sequences. Reference based </w:t>
      </w:r>
      <w:r w:rsidR="002902FA" w:rsidRPr="00A6530B">
        <w:rPr>
          <w:color w:val="000000"/>
          <w:shd w:val="clear" w:color="auto" w:fill="FFFFFF"/>
        </w:rPr>
        <w:lastRenderedPageBreak/>
        <w:t xml:space="preserve">assembly of the genetic data resulted in a total of </w:t>
      </w:r>
      <w:r w:rsidR="002902FA" w:rsidRPr="00A6530B">
        <w:rPr>
          <w:rFonts w:ascii="Cambria Math" w:hAnsi="Cambria Math" w:cs="Cambria Math"/>
          <w:color w:val="000000"/>
          <w:shd w:val="clear" w:color="auto" w:fill="FFFFFF"/>
        </w:rPr>
        <w:t>∼</w:t>
      </w:r>
      <w:r w:rsidR="002902FA" w:rsidRPr="00A6530B">
        <w:rPr>
          <w:color w:val="000000"/>
          <w:shd w:val="clear" w:color="auto" w:fill="FFFFFF"/>
        </w:rPr>
        <w:t>20,000 loci, with coverage being highly variable across individuals and loci (Table 2). Despite having relatively low coverage compared to other samples, FMNH282783 was kept in the assemblies and phylogenetic analyses as it was crucial for placing the Indiana group on the tree</w:t>
      </w:r>
      <w:r w:rsidR="00BD5264">
        <w:rPr>
          <w:color w:val="000000"/>
          <w:shd w:val="clear" w:color="auto" w:fill="FFFFFF"/>
        </w:rPr>
        <w:t>s</w:t>
      </w:r>
      <w:r w:rsidR="002902FA" w:rsidRPr="00A6530B">
        <w:rPr>
          <w:color w:val="000000"/>
          <w:shd w:val="clear" w:color="auto" w:fill="FFFFFF"/>
        </w:rPr>
        <w:t>. Sample FHSM11050 was removed from downstream analyses after the first assembly due to poor coverage and not being an essential sample. Table 2 in the appendix details the samples used and loci included in each assembly and phylogenetic analyses.</w:t>
      </w:r>
    </w:p>
    <w:p w14:paraId="14F9B1F0" w14:textId="74EAFA8B" w:rsidR="00821C87" w:rsidRDefault="00D44E37" w:rsidP="00BD5264">
      <w:pPr>
        <w:pStyle w:val="NormalWeb"/>
        <w:spacing w:before="0" w:beforeAutospacing="0" w:after="0" w:afterAutospacing="0" w:line="480" w:lineRule="auto"/>
      </w:pPr>
      <w:r w:rsidRPr="00D44E37">
        <w:rPr>
          <w:iCs/>
          <w:color w:val="000000"/>
          <w:shd w:val="clear" w:color="auto" w:fill="FFFFFF"/>
        </w:rPr>
        <w:t>3.2</w:t>
      </w:r>
      <w:r>
        <w:rPr>
          <w:i/>
          <w:iCs/>
          <w:color w:val="000000"/>
          <w:shd w:val="clear" w:color="auto" w:fill="FFFFFF"/>
        </w:rPr>
        <w:t xml:space="preserve"> </w:t>
      </w:r>
      <w:r w:rsidR="002902FA" w:rsidRPr="00A6530B">
        <w:rPr>
          <w:i/>
          <w:iCs/>
          <w:color w:val="000000"/>
          <w:shd w:val="clear" w:color="auto" w:fill="FFFFFF"/>
        </w:rPr>
        <w:t>Phylogenetic Analysis</w:t>
      </w:r>
    </w:p>
    <w:p w14:paraId="4A2C1064" w14:textId="4DD5BE4A" w:rsidR="0086028C" w:rsidRDefault="008B4F3A" w:rsidP="008B4F3A">
      <w:pPr>
        <w:pStyle w:val="NormalWeb"/>
        <w:spacing w:before="0" w:beforeAutospacing="0" w:after="0" w:afterAutospacing="0" w:line="480" w:lineRule="auto"/>
      </w:pPr>
      <w:r>
        <w:rPr>
          <w:color w:val="000000"/>
          <w:shd w:val="clear" w:color="auto" w:fill="FFFFFF"/>
        </w:rPr>
        <w:tab/>
      </w:r>
      <w:r w:rsidR="0086028C">
        <w:rPr>
          <w:color w:val="000000"/>
          <w:shd w:val="clear" w:color="auto" w:fill="FFFFFF"/>
        </w:rPr>
        <w:t xml:space="preserve">Phylogenetic analyses of the RADseq dataset </w:t>
      </w:r>
      <w:r w:rsidR="00B81229">
        <w:rPr>
          <w:color w:val="000000"/>
          <w:shd w:val="clear" w:color="auto" w:fill="FFFFFF"/>
        </w:rPr>
        <w:t>recovered a topology where evolutionary relationships generally</w:t>
      </w:r>
      <w:r w:rsidR="0086028C">
        <w:rPr>
          <w:color w:val="000000"/>
          <w:shd w:val="clear" w:color="auto" w:fill="FFFFFF"/>
        </w:rPr>
        <w:t xml:space="preserve"> </w:t>
      </w:r>
      <w:r w:rsidR="00B81229">
        <w:rPr>
          <w:color w:val="000000"/>
          <w:shd w:val="clear" w:color="auto" w:fill="FFFFFF"/>
        </w:rPr>
        <w:t>reflected</w:t>
      </w:r>
      <w:r w:rsidR="0086028C">
        <w:rPr>
          <w:color w:val="000000"/>
          <w:shd w:val="clear" w:color="auto" w:fill="FFFFFF"/>
        </w:rPr>
        <w:t xml:space="preserve"> geographic location (</w:t>
      </w:r>
      <w:r w:rsidR="006B32E0">
        <w:rPr>
          <w:color w:val="000000"/>
          <w:shd w:val="clear" w:color="auto" w:fill="FFFFFF"/>
        </w:rPr>
        <w:t>f</w:t>
      </w:r>
      <w:r w:rsidR="0086028C">
        <w:rPr>
          <w:color w:val="000000"/>
          <w:shd w:val="clear" w:color="auto" w:fill="FFFFFF"/>
        </w:rPr>
        <w:t xml:space="preserve">ig. </w:t>
      </w:r>
      <w:r w:rsidR="00646A43">
        <w:rPr>
          <w:color w:val="000000"/>
          <w:shd w:val="clear" w:color="auto" w:fill="FFFFFF"/>
        </w:rPr>
        <w:t>5</w:t>
      </w:r>
      <w:r w:rsidR="0086028C">
        <w:rPr>
          <w:color w:val="000000"/>
          <w:shd w:val="clear" w:color="auto" w:fill="FFFFFF"/>
        </w:rPr>
        <w:t>).</w:t>
      </w:r>
      <w:r w:rsidR="00B81229">
        <w:rPr>
          <w:color w:val="000000"/>
          <w:shd w:val="clear" w:color="auto" w:fill="FFFFFF"/>
        </w:rPr>
        <w:t xml:space="preserve"> The deepest split in the tree divides samples from the eastern United States (NC, FL) and Gulf of Mexico region (AL, MS, LA) from the majority of samples from areas further west. </w:t>
      </w:r>
      <w:r w:rsidR="0086028C">
        <w:rPr>
          <w:color w:val="000000"/>
          <w:shd w:val="clear" w:color="auto" w:fill="FFFFFF"/>
        </w:rPr>
        <w:t xml:space="preserve"> Within this larger group, the sole sample from Indiana Dunes is placed within a clade of the Michigan samples. The clade of Indiana and Michigan samples is rooted by sample FHSM13277_KS which was sampled from the Eastern border of Kansas just west of the Kansas and Missouri border. </w:t>
      </w:r>
    </w:p>
    <w:p w14:paraId="177D9BC1" w14:textId="77777777" w:rsidR="0086028C" w:rsidRDefault="0086028C" w:rsidP="0086028C"/>
    <w:p w14:paraId="48CD0345" w14:textId="0500D3C5" w:rsidR="0086028C" w:rsidRDefault="0046666A" w:rsidP="0086028C">
      <w:pPr>
        <w:pStyle w:val="NormalWeb"/>
        <w:spacing w:before="0" w:beforeAutospacing="0" w:after="0" w:afterAutospacing="0"/>
      </w:pPr>
      <w:r>
        <w:rPr>
          <w:noProof/>
        </w:rPr>
        <w:lastRenderedPageBreak/>
        <w:drawing>
          <wp:inline distT="0" distB="0" distL="0" distR="0" wp14:anchorId="0BC8EF08" wp14:editId="40D1DC5E">
            <wp:extent cx="5943600" cy="308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refG1.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C0344D4" w14:textId="77777777" w:rsidR="0086028C" w:rsidRDefault="0086028C" w:rsidP="0086028C"/>
    <w:p w14:paraId="24748642" w14:textId="6B92AC5A" w:rsidR="00DE79FD" w:rsidRPr="002B294C" w:rsidRDefault="00DE79FD" w:rsidP="0086028C">
      <w:pPr>
        <w:rPr>
          <w:bCs/>
          <w:color w:val="000000"/>
          <w:sz w:val="20"/>
          <w:shd w:val="clear" w:color="auto" w:fill="FFFFFF"/>
        </w:rPr>
      </w:pPr>
      <w:r w:rsidRPr="002B294C">
        <w:rPr>
          <w:b/>
          <w:bCs/>
          <w:color w:val="000000"/>
          <w:sz w:val="20"/>
          <w:shd w:val="clear" w:color="auto" w:fill="FFFFFF"/>
        </w:rPr>
        <w:t xml:space="preserve">Fig </w:t>
      </w:r>
      <w:r w:rsidR="00646A43">
        <w:rPr>
          <w:b/>
          <w:bCs/>
          <w:color w:val="000000"/>
          <w:sz w:val="20"/>
          <w:shd w:val="clear" w:color="auto" w:fill="FFFFFF"/>
        </w:rPr>
        <w:t>5</w:t>
      </w:r>
      <w:r w:rsidRPr="002B294C">
        <w:rPr>
          <w:b/>
          <w:bCs/>
          <w:color w:val="000000"/>
          <w:sz w:val="20"/>
          <w:shd w:val="clear" w:color="auto" w:fill="FFFFFF"/>
        </w:rPr>
        <w:t>.</w:t>
      </w:r>
      <w:r w:rsidR="00723020" w:rsidRPr="002B294C">
        <w:rPr>
          <w:b/>
          <w:bCs/>
          <w:color w:val="000000"/>
          <w:sz w:val="20"/>
          <w:shd w:val="clear" w:color="auto" w:fill="FFFFFF"/>
        </w:rPr>
        <w:t xml:space="preserve"> </w:t>
      </w:r>
      <w:r w:rsidR="002B294C" w:rsidRPr="002B294C">
        <w:rPr>
          <w:bCs/>
          <w:color w:val="000000"/>
          <w:sz w:val="20"/>
          <w:shd w:val="clear" w:color="auto" w:fill="FFFFFF"/>
        </w:rPr>
        <w:t xml:space="preserve">Phylogenetic tree </w:t>
      </w:r>
      <w:r w:rsidR="00BD5264">
        <w:rPr>
          <w:bCs/>
          <w:color w:val="000000"/>
          <w:sz w:val="20"/>
          <w:shd w:val="clear" w:color="auto" w:fill="FFFFFF"/>
        </w:rPr>
        <w:t xml:space="preserve">constructed with </w:t>
      </w:r>
      <w:r w:rsidR="002B294C" w:rsidRPr="002B294C">
        <w:rPr>
          <w:bCs/>
          <w:color w:val="000000"/>
          <w:sz w:val="20"/>
          <w:shd w:val="clear" w:color="auto" w:fill="FFFFFF"/>
        </w:rPr>
        <w:t>all samples</w:t>
      </w:r>
      <w:r w:rsidR="006B32E0">
        <w:rPr>
          <w:bCs/>
          <w:color w:val="000000"/>
          <w:sz w:val="20"/>
          <w:shd w:val="clear" w:color="auto" w:fill="FFFFFF"/>
        </w:rPr>
        <w:t xml:space="preserve"> using default parameters in the assembly</w:t>
      </w:r>
      <w:r w:rsidR="002B294C" w:rsidRPr="002B294C">
        <w:rPr>
          <w:bCs/>
          <w:color w:val="000000"/>
          <w:sz w:val="20"/>
          <w:shd w:val="clear" w:color="auto" w:fill="FFFFFF"/>
        </w:rPr>
        <w:t xml:space="preserve">. The clade containing Michigan and Indiana </w:t>
      </w:r>
      <w:r w:rsidR="006B32E0">
        <w:rPr>
          <w:bCs/>
          <w:color w:val="000000"/>
          <w:sz w:val="20"/>
          <w:shd w:val="clear" w:color="auto" w:fill="FFFFFF"/>
        </w:rPr>
        <w:t xml:space="preserve">and the general topology by geographic region </w:t>
      </w:r>
      <w:r w:rsidR="002B294C" w:rsidRPr="002B294C">
        <w:rPr>
          <w:bCs/>
          <w:color w:val="000000"/>
          <w:sz w:val="20"/>
          <w:shd w:val="clear" w:color="auto" w:fill="FFFFFF"/>
        </w:rPr>
        <w:t>is highlighted</w:t>
      </w:r>
      <w:r w:rsidR="006B32E0">
        <w:rPr>
          <w:bCs/>
          <w:color w:val="000000"/>
          <w:sz w:val="20"/>
          <w:shd w:val="clear" w:color="auto" w:fill="FFFFFF"/>
        </w:rPr>
        <w:t xml:space="preserve"> using vertical bars</w:t>
      </w:r>
      <w:r w:rsidR="002B294C" w:rsidRPr="002B294C">
        <w:rPr>
          <w:bCs/>
          <w:color w:val="000000"/>
          <w:sz w:val="20"/>
          <w:shd w:val="clear" w:color="auto" w:fill="FFFFFF"/>
        </w:rPr>
        <w:t xml:space="preserve">. See tables 1 and 2 in the appendix for detailed locality information and the loci included for the analysis. </w:t>
      </w:r>
    </w:p>
    <w:p w14:paraId="254F5497" w14:textId="77777777" w:rsidR="00DE79FD" w:rsidRDefault="00DE79FD" w:rsidP="0086028C"/>
    <w:p w14:paraId="6F6CEAB0" w14:textId="77777777" w:rsidR="0086028C" w:rsidRDefault="00D44E37" w:rsidP="0086028C">
      <w:pPr>
        <w:pStyle w:val="NormalWeb"/>
        <w:spacing w:before="0" w:beforeAutospacing="0" w:after="0" w:afterAutospacing="0"/>
      </w:pPr>
      <w:r>
        <w:rPr>
          <w:iCs/>
          <w:color w:val="000000"/>
          <w:shd w:val="clear" w:color="auto" w:fill="FFFFFF"/>
        </w:rPr>
        <w:t xml:space="preserve">3.3 </w:t>
      </w:r>
      <w:r w:rsidR="0086028C">
        <w:rPr>
          <w:i/>
          <w:iCs/>
          <w:color w:val="000000"/>
          <w:shd w:val="clear" w:color="auto" w:fill="FFFFFF"/>
        </w:rPr>
        <w:t>Sensitivity analysis</w:t>
      </w:r>
    </w:p>
    <w:p w14:paraId="407446DE" w14:textId="26CB45E4" w:rsidR="0086028C" w:rsidRDefault="008B4F3A" w:rsidP="008B4F3A">
      <w:pPr>
        <w:pStyle w:val="NormalWeb"/>
        <w:spacing w:before="0" w:beforeAutospacing="0" w:after="0" w:afterAutospacing="0" w:line="480" w:lineRule="auto"/>
      </w:pPr>
      <w:r>
        <w:rPr>
          <w:color w:val="000000"/>
          <w:shd w:val="clear" w:color="auto" w:fill="FFFFFF"/>
        </w:rPr>
        <w:tab/>
      </w:r>
      <w:r w:rsidR="0086028C">
        <w:rPr>
          <w:color w:val="000000"/>
          <w:shd w:val="clear" w:color="auto" w:fill="FFFFFF"/>
        </w:rPr>
        <w:t>Phylogenetic analyses of the RADseq datasets with different numbers of taxa, loci, and missing data were highly congruent (</w:t>
      </w:r>
      <w:r w:rsidR="006B32E0">
        <w:rPr>
          <w:color w:val="000000"/>
          <w:shd w:val="clear" w:color="auto" w:fill="FFFFFF"/>
        </w:rPr>
        <w:t>f</w:t>
      </w:r>
      <w:r>
        <w:rPr>
          <w:color w:val="000000"/>
          <w:shd w:val="clear" w:color="auto" w:fill="FFFFFF"/>
        </w:rPr>
        <w:t>ig</w:t>
      </w:r>
      <w:r w:rsidR="006B32E0">
        <w:rPr>
          <w:color w:val="000000"/>
          <w:shd w:val="clear" w:color="auto" w:fill="FFFFFF"/>
        </w:rPr>
        <w:t>.</w:t>
      </w:r>
      <w:r>
        <w:rPr>
          <w:color w:val="000000"/>
          <w:shd w:val="clear" w:color="auto" w:fill="FFFFFF"/>
        </w:rPr>
        <w:t xml:space="preserve"> </w:t>
      </w:r>
      <w:r w:rsidR="00646A43">
        <w:rPr>
          <w:color w:val="000000"/>
          <w:shd w:val="clear" w:color="auto" w:fill="FFFFFF"/>
        </w:rPr>
        <w:t>5</w:t>
      </w:r>
      <w:r>
        <w:rPr>
          <w:color w:val="000000"/>
          <w:shd w:val="clear" w:color="auto" w:fill="FFFFFF"/>
        </w:rPr>
        <w:t xml:space="preserve">; </w:t>
      </w:r>
      <w:r w:rsidR="006B32E0">
        <w:rPr>
          <w:color w:val="000000"/>
          <w:shd w:val="clear" w:color="auto" w:fill="FFFFFF"/>
        </w:rPr>
        <w:t>f</w:t>
      </w:r>
      <w:r>
        <w:rPr>
          <w:color w:val="000000"/>
          <w:shd w:val="clear" w:color="auto" w:fill="FFFFFF"/>
        </w:rPr>
        <w:t xml:space="preserve">ig. </w:t>
      </w:r>
      <w:r w:rsidR="00646A43">
        <w:rPr>
          <w:color w:val="000000"/>
          <w:shd w:val="clear" w:color="auto" w:fill="FFFFFF"/>
        </w:rPr>
        <w:t>6</w:t>
      </w:r>
      <w:r w:rsidR="0086028C">
        <w:rPr>
          <w:color w:val="000000"/>
          <w:shd w:val="clear" w:color="auto" w:fill="FFFFFF"/>
        </w:rPr>
        <w:t xml:space="preserve">). Both phylogenetic trees constructed for a sensitivity analysis generally </w:t>
      </w:r>
      <w:r w:rsidR="004C5E22">
        <w:rPr>
          <w:color w:val="000000"/>
          <w:shd w:val="clear" w:color="auto" w:fill="FFFFFF"/>
        </w:rPr>
        <w:t>recover relationships that reflect</w:t>
      </w:r>
      <w:r w:rsidR="0086028C">
        <w:rPr>
          <w:color w:val="000000"/>
          <w:shd w:val="clear" w:color="auto" w:fill="FFFFFF"/>
        </w:rPr>
        <w:t xml:space="preserve"> geographic origin and place the Indiana Dunes sample within a larger group containing the Tuscola County, Michigan samples</w:t>
      </w:r>
      <w:r>
        <w:rPr>
          <w:color w:val="000000"/>
          <w:shd w:val="clear" w:color="auto" w:fill="FFFFFF"/>
        </w:rPr>
        <w:t xml:space="preserve"> (</w:t>
      </w:r>
      <w:r w:rsidR="006B32E0">
        <w:rPr>
          <w:color w:val="000000"/>
          <w:shd w:val="clear" w:color="auto" w:fill="FFFFFF"/>
        </w:rPr>
        <w:t>f</w:t>
      </w:r>
      <w:r>
        <w:rPr>
          <w:color w:val="000000"/>
          <w:shd w:val="clear" w:color="auto" w:fill="FFFFFF"/>
        </w:rPr>
        <w:t xml:space="preserve">ig. </w:t>
      </w:r>
      <w:r w:rsidR="00646A43">
        <w:rPr>
          <w:color w:val="000000"/>
          <w:shd w:val="clear" w:color="auto" w:fill="FFFFFF"/>
        </w:rPr>
        <w:t>6</w:t>
      </w:r>
      <w:r>
        <w:rPr>
          <w:color w:val="000000"/>
          <w:shd w:val="clear" w:color="auto" w:fill="FFFFFF"/>
        </w:rPr>
        <w:t>)</w:t>
      </w:r>
      <w:r w:rsidR="0086028C">
        <w:rPr>
          <w:color w:val="000000"/>
          <w:shd w:val="clear" w:color="auto" w:fill="FFFFFF"/>
        </w:rPr>
        <w:t>. For the phylogenetic analysis with intermediate parameters (</w:t>
      </w:r>
      <w:r w:rsidR="006B32E0">
        <w:rPr>
          <w:color w:val="000000"/>
          <w:shd w:val="clear" w:color="auto" w:fill="FFFFFF"/>
        </w:rPr>
        <w:t>f</w:t>
      </w:r>
      <w:r w:rsidR="0086028C">
        <w:rPr>
          <w:color w:val="000000"/>
          <w:shd w:val="clear" w:color="auto" w:fill="FFFFFF"/>
        </w:rPr>
        <w:t xml:space="preserve">ig. </w:t>
      </w:r>
      <w:r w:rsidR="00646A43">
        <w:rPr>
          <w:color w:val="000000"/>
          <w:shd w:val="clear" w:color="auto" w:fill="FFFFFF"/>
        </w:rPr>
        <w:t>6</w:t>
      </w:r>
      <w:r w:rsidR="006B32E0" w:rsidRPr="006B32E0">
        <w:rPr>
          <w:i/>
          <w:color w:val="000000"/>
          <w:shd w:val="clear" w:color="auto" w:fill="FFFFFF"/>
        </w:rPr>
        <w:t>A</w:t>
      </w:r>
      <w:r w:rsidR="0086028C">
        <w:rPr>
          <w:color w:val="000000"/>
          <w:shd w:val="clear" w:color="auto" w:fill="FFFFFF"/>
        </w:rPr>
        <w:t>), the Indiana and Michigan clade is rooted by a group containing samples FHSM13277_KS, FHSM13461_AR sampled from Northern Arkansas, and FHSM13563_OK sampled from Eastern Oklahoma. </w:t>
      </w:r>
    </w:p>
    <w:p w14:paraId="47CF7FE6" w14:textId="77777777" w:rsidR="0086028C" w:rsidRDefault="0086028C" w:rsidP="0086028C">
      <w:r>
        <w:rPr>
          <w:rStyle w:val="apple-tab-span"/>
          <w:color w:val="000000"/>
          <w:shd w:val="clear" w:color="auto" w:fill="FFFFFF"/>
        </w:rPr>
        <w:tab/>
      </w:r>
      <w:r>
        <w:rPr>
          <w:color w:val="000000"/>
          <w:shd w:val="clear" w:color="auto" w:fill="FFFFFF"/>
        </w:rPr>
        <w:t> </w:t>
      </w:r>
      <w:r>
        <w:rPr>
          <w:rStyle w:val="apple-tab-span"/>
          <w:color w:val="000000"/>
          <w:shd w:val="clear" w:color="auto" w:fill="FFFFFF"/>
        </w:rPr>
        <w:tab/>
      </w:r>
    </w:p>
    <w:p w14:paraId="7E6A7ECE" w14:textId="65A379C7" w:rsidR="000174FB" w:rsidRDefault="0046666A">
      <w:r>
        <w:rPr>
          <w:noProof/>
        </w:rPr>
        <w:lastRenderedPageBreak/>
        <w:drawing>
          <wp:inline distT="0" distB="0" distL="0" distR="0" wp14:anchorId="4B83B4C3" wp14:editId="6CC20663">
            <wp:extent cx="5943600" cy="6299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_analysi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299835"/>
                    </a:xfrm>
                    <a:prstGeom prst="rect">
                      <a:avLst/>
                    </a:prstGeom>
                  </pic:spPr>
                </pic:pic>
              </a:graphicData>
            </a:graphic>
          </wp:inline>
        </w:drawing>
      </w:r>
      <w:r w:rsidR="00376699">
        <w:t xml:space="preserve">           </w:t>
      </w:r>
    </w:p>
    <w:p w14:paraId="568FA663" w14:textId="77777777" w:rsidR="002E064D" w:rsidRDefault="002E064D"/>
    <w:p w14:paraId="5FEF000D" w14:textId="77777777" w:rsidR="002E064D" w:rsidRDefault="002E064D"/>
    <w:p w14:paraId="68CD5255" w14:textId="4BB62F20" w:rsidR="00D6467C" w:rsidRPr="006B32E0" w:rsidRDefault="006F4484">
      <w:pPr>
        <w:rPr>
          <w:sz w:val="20"/>
          <w:szCs w:val="20"/>
        </w:rPr>
      </w:pPr>
      <w:r w:rsidRPr="006B32E0">
        <w:rPr>
          <w:b/>
          <w:sz w:val="20"/>
          <w:szCs w:val="20"/>
        </w:rPr>
        <w:t xml:space="preserve">Fig </w:t>
      </w:r>
      <w:r w:rsidR="00646A43">
        <w:rPr>
          <w:b/>
          <w:sz w:val="20"/>
          <w:szCs w:val="20"/>
        </w:rPr>
        <w:t>6</w:t>
      </w:r>
      <w:r w:rsidRPr="006B32E0">
        <w:rPr>
          <w:b/>
          <w:sz w:val="20"/>
          <w:szCs w:val="20"/>
        </w:rPr>
        <w:t xml:space="preserve">. </w:t>
      </w:r>
      <w:r w:rsidR="00547D39" w:rsidRPr="006B32E0">
        <w:rPr>
          <w:i/>
          <w:sz w:val="20"/>
          <w:szCs w:val="20"/>
        </w:rPr>
        <w:t>A</w:t>
      </w:r>
      <w:r w:rsidR="00547D39" w:rsidRPr="006B32E0">
        <w:rPr>
          <w:sz w:val="20"/>
          <w:szCs w:val="20"/>
        </w:rPr>
        <w:t xml:space="preserve"> and </w:t>
      </w:r>
      <w:r w:rsidR="006B32E0" w:rsidRPr="006B32E0">
        <w:rPr>
          <w:i/>
          <w:sz w:val="20"/>
          <w:szCs w:val="20"/>
        </w:rPr>
        <w:t>B</w:t>
      </w:r>
      <w:r w:rsidR="00547D39" w:rsidRPr="006B32E0">
        <w:rPr>
          <w:b/>
          <w:sz w:val="20"/>
          <w:szCs w:val="20"/>
        </w:rPr>
        <w:t xml:space="preserve"> </w:t>
      </w:r>
      <w:r w:rsidR="00547D39" w:rsidRPr="006B32E0">
        <w:rPr>
          <w:sz w:val="20"/>
          <w:szCs w:val="20"/>
        </w:rPr>
        <w:t xml:space="preserve">are phylogenetic trees constructed </w:t>
      </w:r>
      <w:r w:rsidR="006B32E0" w:rsidRPr="006B32E0">
        <w:rPr>
          <w:sz w:val="20"/>
          <w:szCs w:val="20"/>
        </w:rPr>
        <w:t xml:space="preserve">for a sensitivity analysis </w:t>
      </w:r>
      <w:r w:rsidR="00547D39" w:rsidRPr="006B32E0">
        <w:rPr>
          <w:sz w:val="20"/>
          <w:szCs w:val="20"/>
        </w:rPr>
        <w:t>with various loci and missing data (</w:t>
      </w:r>
      <w:r w:rsidR="006B32E0" w:rsidRPr="006B32E0">
        <w:rPr>
          <w:sz w:val="20"/>
          <w:szCs w:val="20"/>
        </w:rPr>
        <w:t xml:space="preserve">for loci included, </w:t>
      </w:r>
      <w:r w:rsidR="00547D39" w:rsidRPr="006B32E0">
        <w:rPr>
          <w:sz w:val="20"/>
          <w:szCs w:val="20"/>
        </w:rPr>
        <w:t>see table 2 in the appendix).</w:t>
      </w:r>
      <w:r w:rsidR="006B32E0" w:rsidRPr="006B32E0">
        <w:rPr>
          <w:sz w:val="20"/>
          <w:szCs w:val="20"/>
        </w:rPr>
        <w:t xml:space="preserve"> Both assemblies were constructed using default parameters but adjusting </w:t>
      </w:r>
      <w:r w:rsidR="006B32E0" w:rsidRPr="006B32E0">
        <w:rPr>
          <w:color w:val="000000"/>
          <w:sz w:val="20"/>
          <w:szCs w:val="20"/>
        </w:rPr>
        <w:t xml:space="preserve">minimum number of samples per locus for output to be 35/37 for </w:t>
      </w:r>
      <w:r w:rsidR="006B32E0" w:rsidRPr="006B32E0">
        <w:rPr>
          <w:i/>
          <w:color w:val="000000"/>
          <w:sz w:val="20"/>
          <w:szCs w:val="20"/>
        </w:rPr>
        <w:t>A</w:t>
      </w:r>
      <w:r w:rsidR="006B32E0" w:rsidRPr="006B32E0">
        <w:rPr>
          <w:color w:val="000000"/>
          <w:sz w:val="20"/>
          <w:szCs w:val="20"/>
        </w:rPr>
        <w:t xml:space="preserve"> and 37/37 for </w:t>
      </w:r>
      <w:r w:rsidR="006B32E0" w:rsidRPr="006B32E0">
        <w:rPr>
          <w:i/>
          <w:color w:val="000000"/>
          <w:sz w:val="20"/>
          <w:szCs w:val="20"/>
        </w:rPr>
        <w:t>B</w:t>
      </w:r>
      <w:r w:rsidR="006B32E0" w:rsidRPr="006B32E0">
        <w:rPr>
          <w:color w:val="000000"/>
          <w:sz w:val="20"/>
          <w:szCs w:val="20"/>
        </w:rPr>
        <w:t xml:space="preserve">. The Michigan and Indiana clade is highlighted by a vertical bar. </w:t>
      </w:r>
    </w:p>
    <w:p w14:paraId="27DC86C9" w14:textId="77777777" w:rsidR="00D6467C" w:rsidRDefault="00D6467C"/>
    <w:p w14:paraId="3B6563D2" w14:textId="6BF71BB2" w:rsidR="004C54FF" w:rsidRDefault="004C54FF"/>
    <w:p w14:paraId="01EE7234" w14:textId="339FF627" w:rsidR="00794B39" w:rsidRDefault="00794B39"/>
    <w:p w14:paraId="1AB31807" w14:textId="63AD9790" w:rsidR="00794B39" w:rsidRDefault="00794B39"/>
    <w:p w14:paraId="159C530C" w14:textId="77777777" w:rsidR="00794B39" w:rsidRDefault="00794B39"/>
    <w:p w14:paraId="3BB348AE" w14:textId="77777777" w:rsidR="00D6467C" w:rsidRDefault="00594E80">
      <w:pPr>
        <w:rPr>
          <w:b/>
        </w:rPr>
      </w:pPr>
      <w:r>
        <w:rPr>
          <w:b/>
        </w:rPr>
        <w:lastRenderedPageBreak/>
        <w:t xml:space="preserve">4.0 DISCUSSION </w:t>
      </w:r>
    </w:p>
    <w:p w14:paraId="67F8096F" w14:textId="77777777" w:rsidR="001E7F6E" w:rsidRDefault="001E7F6E">
      <w:pPr>
        <w:rPr>
          <w:b/>
        </w:rPr>
      </w:pPr>
    </w:p>
    <w:p w14:paraId="318ED971" w14:textId="3C46A7A3" w:rsidR="00E05714" w:rsidRDefault="00551A67" w:rsidP="004C54FF">
      <w:pPr>
        <w:spacing w:line="480" w:lineRule="auto"/>
      </w:pPr>
      <w:r>
        <w:rPr>
          <w:color w:val="000000"/>
          <w:shd w:val="clear" w:color="auto" w:fill="FFFFFF"/>
        </w:rPr>
        <w:tab/>
        <w:t xml:space="preserve">DNA sequence data, including </w:t>
      </w:r>
      <w:proofErr w:type="spellStart"/>
      <w:r>
        <w:rPr>
          <w:color w:val="000000"/>
          <w:shd w:val="clear" w:color="auto" w:fill="FFFFFF"/>
        </w:rPr>
        <w:t>ddRAD</w:t>
      </w:r>
      <w:proofErr w:type="spellEnd"/>
      <w:r>
        <w:rPr>
          <w:color w:val="000000"/>
          <w:shd w:val="clear" w:color="auto" w:fill="FFFFFF"/>
        </w:rPr>
        <w:t xml:space="preserve"> tags, is increasingly used to address conservation management questions (Johnson et al. 2011; </w:t>
      </w:r>
      <w:proofErr w:type="spellStart"/>
      <w:r>
        <w:rPr>
          <w:color w:val="000000"/>
          <w:shd w:val="clear" w:color="auto" w:fill="FFFFFF"/>
        </w:rPr>
        <w:t>Balmori</w:t>
      </w:r>
      <w:proofErr w:type="spellEnd"/>
      <w:r>
        <w:rPr>
          <w:color w:val="000000"/>
          <w:shd w:val="clear" w:color="auto" w:fill="FFFFFF"/>
        </w:rPr>
        <w:t>-de la Puente et al. 2022).</w:t>
      </w:r>
      <w:r w:rsidR="004C54FF">
        <w:rPr>
          <w:color w:val="000000"/>
          <w:shd w:val="clear" w:color="auto" w:fill="FFFFFF"/>
        </w:rPr>
        <w:t xml:space="preserve"> </w:t>
      </w:r>
      <w:r w:rsidR="00E05714">
        <w:rPr>
          <w:color w:val="000000"/>
          <w:shd w:val="clear" w:color="auto" w:fill="FFFFFF"/>
        </w:rPr>
        <w:t xml:space="preserve">For this study, we completed an exhaustive search of herpetological museum collections to assemble </w:t>
      </w:r>
      <w:r>
        <w:rPr>
          <w:color w:val="000000"/>
          <w:shd w:val="clear" w:color="auto" w:fill="FFFFFF"/>
        </w:rPr>
        <w:t xml:space="preserve">tissue </w:t>
      </w:r>
      <w:r w:rsidR="00E05714">
        <w:rPr>
          <w:color w:val="000000"/>
          <w:shd w:val="clear" w:color="auto" w:fill="FFFFFF"/>
        </w:rPr>
        <w:t>samples from the general range of six-lined racerunner lizards</w:t>
      </w:r>
      <w:r w:rsidR="00E87E4F">
        <w:rPr>
          <w:color w:val="000000"/>
          <w:shd w:val="clear" w:color="auto" w:fill="FFFFFF"/>
        </w:rPr>
        <w:t>.</w:t>
      </w:r>
      <w:r w:rsidR="00E05714">
        <w:rPr>
          <w:color w:val="000000"/>
          <w:shd w:val="clear" w:color="auto" w:fill="FFFFFF"/>
        </w:rPr>
        <w:t xml:space="preserve"> </w:t>
      </w:r>
      <w:r w:rsidR="00E87E4F">
        <w:rPr>
          <w:color w:val="000000"/>
          <w:shd w:val="clear" w:color="auto" w:fill="FFFFFF"/>
        </w:rPr>
        <w:t>Our intent was to place an emphasis on samples from Missouri as there has been substantial speculation that lizards from Missouri were introduced via humans to Michigan. In addition, our goal was to highlight specimens from Indiana as its proximity to Michigan increases the likelihood that the Indiana population may be the source of the Michigan population</w:t>
      </w:r>
      <w:r w:rsidR="00E05714">
        <w:rPr>
          <w:color w:val="000000"/>
          <w:shd w:val="clear" w:color="auto" w:fill="FFFFFF"/>
        </w:rPr>
        <w:t xml:space="preserve">. To the best of our knowledge, there are no </w:t>
      </w:r>
      <w:r w:rsidR="00BC7ED9">
        <w:rPr>
          <w:color w:val="000000"/>
          <w:shd w:val="clear" w:color="auto" w:fill="FFFFFF"/>
        </w:rPr>
        <w:t>six-lined racerunner</w:t>
      </w:r>
      <w:r w:rsidR="00E05714">
        <w:rPr>
          <w:color w:val="000000"/>
          <w:shd w:val="clear" w:color="auto" w:fill="FFFFFF"/>
        </w:rPr>
        <w:t xml:space="preserve"> samples from Missouri that are </w:t>
      </w:r>
      <w:r w:rsidR="00BC7ED9">
        <w:rPr>
          <w:color w:val="000000"/>
          <w:shd w:val="clear" w:color="auto" w:fill="FFFFFF"/>
        </w:rPr>
        <w:t xml:space="preserve">available in museum collections and </w:t>
      </w:r>
      <w:r w:rsidR="00E05714">
        <w:rPr>
          <w:color w:val="000000"/>
          <w:shd w:val="clear" w:color="auto" w:fill="FFFFFF"/>
        </w:rPr>
        <w:t>viable for genetic analysis. </w:t>
      </w:r>
      <w:r w:rsidR="008A3311">
        <w:rPr>
          <w:color w:val="000000"/>
          <w:shd w:val="clear" w:color="auto" w:fill="FFFFFF"/>
        </w:rPr>
        <w:t>Natural history collections of six-lined racerunners</w:t>
      </w:r>
      <w:r w:rsidR="00BC7ED9">
        <w:rPr>
          <w:color w:val="000000"/>
          <w:shd w:val="clear" w:color="auto" w:fill="FFFFFF"/>
        </w:rPr>
        <w:t xml:space="preserve"> from Indiana may </w:t>
      </w:r>
      <w:r w:rsidR="004C54FF">
        <w:rPr>
          <w:color w:val="000000"/>
          <w:shd w:val="clear" w:color="auto" w:fill="FFFFFF"/>
        </w:rPr>
        <w:t xml:space="preserve">also </w:t>
      </w:r>
      <w:r w:rsidR="00BC7ED9">
        <w:rPr>
          <w:color w:val="000000"/>
          <w:shd w:val="clear" w:color="auto" w:fill="FFFFFF"/>
        </w:rPr>
        <w:t xml:space="preserve">be limited because some populations of six-lined racerunners in Indiana are now very uncommon (Minton 2001). Sampling </w:t>
      </w:r>
      <w:r w:rsidR="008A3311">
        <w:rPr>
          <w:color w:val="000000"/>
          <w:shd w:val="clear" w:color="auto" w:fill="FFFFFF"/>
        </w:rPr>
        <w:t xml:space="preserve">limitations </w:t>
      </w:r>
      <w:r w:rsidR="00BC7ED9">
        <w:rPr>
          <w:color w:val="000000"/>
          <w:shd w:val="clear" w:color="auto" w:fill="FFFFFF"/>
        </w:rPr>
        <w:t>become increasing</w:t>
      </w:r>
      <w:r w:rsidR="004C5E22">
        <w:rPr>
          <w:color w:val="000000"/>
          <w:shd w:val="clear" w:color="auto" w:fill="FFFFFF"/>
        </w:rPr>
        <w:t>ly</w:t>
      </w:r>
      <w:r w:rsidR="00BC7ED9">
        <w:rPr>
          <w:color w:val="000000"/>
          <w:shd w:val="clear" w:color="auto" w:fill="FFFFFF"/>
        </w:rPr>
        <w:t xml:space="preserve"> common when working at range boundaries and with populations facing habitat </w:t>
      </w:r>
      <w:r w:rsidR="00BC7ED9" w:rsidRPr="00742E3E">
        <w:rPr>
          <w:color w:val="000000"/>
          <w:shd w:val="clear" w:color="auto" w:fill="FFFFFF"/>
        </w:rPr>
        <w:t>fragmentation</w:t>
      </w:r>
      <w:r w:rsidR="00742E3E" w:rsidRPr="00742E3E">
        <w:rPr>
          <w:color w:val="000000"/>
          <w:shd w:val="clear" w:color="auto" w:fill="FFFFFF"/>
        </w:rPr>
        <w:t>.</w:t>
      </w:r>
      <w:r w:rsidR="00BC7ED9">
        <w:rPr>
          <w:color w:val="000000"/>
          <w:shd w:val="clear" w:color="auto" w:fill="FFFFFF"/>
        </w:rPr>
        <w:t xml:space="preserve"> </w:t>
      </w:r>
    </w:p>
    <w:p w14:paraId="24FA3D6D" w14:textId="40558C6D" w:rsidR="00E05714" w:rsidRPr="00BD5264" w:rsidRDefault="00E05714" w:rsidP="008A3311">
      <w:pPr>
        <w:pStyle w:val="NormalWeb"/>
        <w:spacing w:before="0" w:beforeAutospacing="0" w:after="0" w:afterAutospacing="0" w:line="480" w:lineRule="auto"/>
        <w:ind w:firstLine="720"/>
        <w:rPr>
          <w:color w:val="000000"/>
          <w:shd w:val="clear" w:color="auto" w:fill="FFFFFF"/>
        </w:rPr>
      </w:pPr>
      <w:r>
        <w:rPr>
          <w:color w:val="000000"/>
          <w:shd w:val="clear" w:color="auto" w:fill="FFFFFF"/>
        </w:rPr>
        <w:t>Our phylogenetic results provide new information on whether the extralimital population of six-lined racerunner lizards in Michigan is the result of a recent human mediated introduction or an endemic species that reached Michigan naturally as part of a post-glacial northern expansion. Sampled populations of six-lined racerunner</w:t>
      </w:r>
      <w:r w:rsidR="00BC7ED9">
        <w:rPr>
          <w:color w:val="000000"/>
          <w:shd w:val="clear" w:color="auto" w:fill="FFFFFF"/>
        </w:rPr>
        <w:t xml:space="preserve">s </w:t>
      </w:r>
      <w:r>
        <w:rPr>
          <w:color w:val="000000"/>
          <w:shd w:val="clear" w:color="auto" w:fill="FFFFFF"/>
        </w:rPr>
        <w:t xml:space="preserve">in Michigan and Indiana </w:t>
      </w:r>
      <w:r w:rsidR="004C5E22">
        <w:rPr>
          <w:color w:val="000000"/>
          <w:shd w:val="clear" w:color="auto" w:fill="FFFFFF"/>
        </w:rPr>
        <w:t xml:space="preserve">likely </w:t>
      </w:r>
      <w:r>
        <w:rPr>
          <w:color w:val="000000"/>
          <w:shd w:val="clear" w:color="auto" w:fill="FFFFFF"/>
        </w:rPr>
        <w:t xml:space="preserve">both </w:t>
      </w:r>
      <w:r w:rsidR="004C5E22">
        <w:rPr>
          <w:color w:val="000000"/>
          <w:shd w:val="clear" w:color="auto" w:fill="FFFFFF"/>
        </w:rPr>
        <w:t>arose</w:t>
      </w:r>
      <w:r>
        <w:rPr>
          <w:color w:val="000000"/>
          <w:shd w:val="clear" w:color="auto" w:fill="FFFFFF"/>
        </w:rPr>
        <w:t xml:space="preserve"> from ancestral populations in the central United States including Arkansas, Nebraska, and Kansas (</w:t>
      </w:r>
      <w:r w:rsidR="006B32E0">
        <w:rPr>
          <w:color w:val="000000"/>
          <w:shd w:val="clear" w:color="auto" w:fill="FFFFFF"/>
        </w:rPr>
        <w:t>f</w:t>
      </w:r>
      <w:r>
        <w:rPr>
          <w:color w:val="000000"/>
          <w:shd w:val="clear" w:color="auto" w:fill="FFFFFF"/>
        </w:rPr>
        <w:t xml:space="preserve">ig. </w:t>
      </w:r>
      <w:r w:rsidR="00F15071">
        <w:rPr>
          <w:color w:val="000000"/>
          <w:shd w:val="clear" w:color="auto" w:fill="FFFFFF"/>
        </w:rPr>
        <w:t>4</w:t>
      </w:r>
      <w:r>
        <w:rPr>
          <w:color w:val="000000"/>
          <w:shd w:val="clear" w:color="auto" w:fill="FFFFFF"/>
        </w:rPr>
        <w:t xml:space="preserve">). </w:t>
      </w:r>
      <w:r w:rsidR="004C5E22">
        <w:rPr>
          <w:color w:val="000000"/>
          <w:shd w:val="clear" w:color="auto" w:fill="FFFFFF"/>
        </w:rPr>
        <w:t>I</w:t>
      </w:r>
      <w:r>
        <w:rPr>
          <w:color w:val="000000"/>
          <w:shd w:val="clear" w:color="auto" w:fill="FFFFFF"/>
        </w:rPr>
        <w:t>t is possible that Central populations of six-lined racerunner lizards expanded northward into Indiana and successively into Michigan, forming a largely continuous and native population</w:t>
      </w:r>
      <w:r w:rsidR="00BD5264">
        <w:rPr>
          <w:color w:val="000000"/>
          <w:shd w:val="clear" w:color="auto" w:fill="FFFFFF"/>
        </w:rPr>
        <w:t>;</w:t>
      </w:r>
      <w:r w:rsidR="004C5E22">
        <w:rPr>
          <w:color w:val="000000"/>
          <w:shd w:val="clear" w:color="auto" w:fill="FFFFFF"/>
        </w:rPr>
        <w:t xml:space="preserve"> the phylogenetic tree we recover is consistent with this scenario</w:t>
      </w:r>
      <w:r w:rsidR="004D3B6E">
        <w:rPr>
          <w:color w:val="000000"/>
          <w:shd w:val="clear" w:color="auto" w:fill="FFFFFF"/>
        </w:rPr>
        <w:t xml:space="preserve"> (</w:t>
      </w:r>
      <w:r w:rsidR="00E12E10">
        <w:rPr>
          <w:color w:val="000000"/>
          <w:shd w:val="clear" w:color="auto" w:fill="FFFFFF"/>
        </w:rPr>
        <w:t>fig.</w:t>
      </w:r>
      <w:r w:rsidR="004D3B6E">
        <w:rPr>
          <w:color w:val="000000"/>
          <w:shd w:val="clear" w:color="auto" w:fill="FFFFFF"/>
        </w:rPr>
        <w:t xml:space="preserve"> 6</w:t>
      </w:r>
      <w:r w:rsidR="00CD6C15">
        <w:rPr>
          <w:i/>
          <w:color w:val="000000"/>
          <w:shd w:val="clear" w:color="auto" w:fill="FFFFFF"/>
        </w:rPr>
        <w:t>A</w:t>
      </w:r>
      <w:r w:rsidR="004D3B6E">
        <w:rPr>
          <w:color w:val="000000"/>
          <w:shd w:val="clear" w:color="auto" w:fill="FFFFFF"/>
        </w:rPr>
        <w:t>)</w:t>
      </w:r>
      <w:r>
        <w:rPr>
          <w:color w:val="000000"/>
          <w:shd w:val="clear" w:color="auto" w:fill="FFFFFF"/>
        </w:rPr>
        <w:t xml:space="preserve">. Our results </w:t>
      </w:r>
      <w:r w:rsidR="004C5E22">
        <w:rPr>
          <w:color w:val="000000"/>
          <w:shd w:val="clear" w:color="auto" w:fill="FFFFFF"/>
        </w:rPr>
        <w:t>are also consistent with a scenario where</w:t>
      </w:r>
      <w:r>
        <w:rPr>
          <w:color w:val="000000"/>
          <w:shd w:val="clear" w:color="auto" w:fill="FFFFFF"/>
        </w:rPr>
        <w:t xml:space="preserve"> populations in Indiana </w:t>
      </w:r>
      <w:r w:rsidR="004C5E22">
        <w:rPr>
          <w:color w:val="000000"/>
          <w:shd w:val="clear" w:color="auto" w:fill="FFFFFF"/>
        </w:rPr>
        <w:t xml:space="preserve">arose from ancestors to the </w:t>
      </w:r>
      <w:r w:rsidR="004C5E22">
        <w:rPr>
          <w:color w:val="000000"/>
          <w:shd w:val="clear" w:color="auto" w:fill="FFFFFF"/>
        </w:rPr>
        <w:lastRenderedPageBreak/>
        <w:t>south, while the</w:t>
      </w:r>
      <w:r>
        <w:rPr>
          <w:color w:val="000000"/>
          <w:shd w:val="clear" w:color="auto" w:fill="FFFFFF"/>
        </w:rPr>
        <w:t xml:space="preserve"> Michigan </w:t>
      </w:r>
      <w:r w:rsidR="004C5E22">
        <w:rPr>
          <w:color w:val="000000"/>
          <w:shd w:val="clear" w:color="auto" w:fill="FFFFFF"/>
        </w:rPr>
        <w:t xml:space="preserve">population </w:t>
      </w:r>
      <w:r>
        <w:rPr>
          <w:color w:val="000000"/>
          <w:shd w:val="clear" w:color="auto" w:fill="FFFFFF"/>
        </w:rPr>
        <w:t xml:space="preserve">is the product of a more recent </w:t>
      </w:r>
      <w:r w:rsidR="004C5E22">
        <w:rPr>
          <w:color w:val="000000"/>
          <w:shd w:val="clear" w:color="auto" w:fill="FFFFFF"/>
        </w:rPr>
        <w:t xml:space="preserve">human </w:t>
      </w:r>
      <w:r>
        <w:rPr>
          <w:color w:val="000000"/>
          <w:shd w:val="clear" w:color="auto" w:fill="FFFFFF"/>
        </w:rPr>
        <w:t>introduction</w:t>
      </w:r>
      <w:r w:rsidR="004D3B6E">
        <w:rPr>
          <w:color w:val="000000"/>
          <w:shd w:val="clear" w:color="auto" w:fill="FFFFFF"/>
        </w:rPr>
        <w:t xml:space="preserve"> (</w:t>
      </w:r>
      <w:r w:rsidR="00CD6C15">
        <w:rPr>
          <w:color w:val="000000"/>
          <w:shd w:val="clear" w:color="auto" w:fill="FFFFFF"/>
        </w:rPr>
        <w:t>fig. 6</w:t>
      </w:r>
      <w:r w:rsidR="00CD6C15" w:rsidRPr="00CD6C15">
        <w:rPr>
          <w:i/>
          <w:color w:val="000000"/>
          <w:shd w:val="clear" w:color="auto" w:fill="FFFFFF"/>
        </w:rPr>
        <w:t>B</w:t>
      </w:r>
      <w:r w:rsidR="004D3B6E">
        <w:rPr>
          <w:color w:val="000000"/>
          <w:shd w:val="clear" w:color="auto" w:fill="FFFFFF"/>
        </w:rPr>
        <w:t>)</w:t>
      </w:r>
      <w:r>
        <w:rPr>
          <w:color w:val="000000"/>
          <w:shd w:val="clear" w:color="auto" w:fill="FFFFFF"/>
        </w:rPr>
        <w:t>. The phylogenetic results do not distinguish between the</w:t>
      </w:r>
      <w:r w:rsidR="004C5E22">
        <w:rPr>
          <w:color w:val="000000"/>
          <w:shd w:val="clear" w:color="auto" w:fill="FFFFFF"/>
        </w:rPr>
        <w:t>se</w:t>
      </w:r>
      <w:r>
        <w:rPr>
          <w:color w:val="000000"/>
          <w:shd w:val="clear" w:color="auto" w:fill="FFFFFF"/>
        </w:rPr>
        <w:t xml:space="preserve"> two opposing </w:t>
      </w:r>
      <w:r w:rsidR="004C5E22">
        <w:rPr>
          <w:color w:val="000000"/>
          <w:shd w:val="clear" w:color="auto" w:fill="FFFFFF"/>
        </w:rPr>
        <w:t xml:space="preserve">scenarios explaining the history of the </w:t>
      </w:r>
      <w:r>
        <w:rPr>
          <w:color w:val="000000"/>
          <w:shd w:val="clear" w:color="auto" w:fill="FFFFFF"/>
        </w:rPr>
        <w:t>Michigan. </w:t>
      </w:r>
    </w:p>
    <w:p w14:paraId="7C009D44" w14:textId="3620639A" w:rsidR="000D1DBC" w:rsidRDefault="000D1DBC" w:rsidP="00E05714">
      <w:pPr>
        <w:pStyle w:val="NormalWeb"/>
        <w:spacing w:before="0" w:beforeAutospacing="0" w:after="0" w:afterAutospacing="0" w:line="480" w:lineRule="auto"/>
        <w:rPr>
          <w:color w:val="000000"/>
          <w:shd w:val="clear" w:color="auto" w:fill="FFFFFF"/>
        </w:rPr>
      </w:pPr>
      <w:r>
        <w:rPr>
          <w:noProof/>
          <w:color w:val="000000"/>
          <w:shd w:val="clear" w:color="auto" w:fill="FFFFFF"/>
        </w:rPr>
        <w:drawing>
          <wp:inline distT="0" distB="0" distL="0" distR="0" wp14:anchorId="49D29B97" wp14:editId="55A1FBCA">
            <wp:extent cx="6147053" cy="3175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cuss_fig.pdf"/>
                    <pic:cNvPicPr/>
                  </pic:nvPicPr>
                  <pic:blipFill rotWithShape="1">
                    <a:blip r:embed="rId18">
                      <a:extLst>
                        <a:ext uri="{28A0092B-C50C-407E-A947-70E740481C1C}">
                          <a14:useLocalDpi xmlns:a14="http://schemas.microsoft.com/office/drawing/2010/main" val="0"/>
                        </a:ext>
                      </a:extLst>
                    </a:blip>
                    <a:srcRect l="734"/>
                    <a:stretch/>
                  </pic:blipFill>
                  <pic:spPr bwMode="auto">
                    <a:xfrm>
                      <a:off x="0" y="0"/>
                      <a:ext cx="6153534" cy="3178983"/>
                    </a:xfrm>
                    <a:prstGeom prst="rect">
                      <a:avLst/>
                    </a:prstGeom>
                    <a:ln>
                      <a:noFill/>
                    </a:ln>
                    <a:extLst>
                      <a:ext uri="{53640926-AAD7-44D8-BBD7-CCE9431645EC}">
                        <a14:shadowObscured xmlns:a14="http://schemas.microsoft.com/office/drawing/2010/main"/>
                      </a:ext>
                    </a:extLst>
                  </pic:spPr>
                </pic:pic>
              </a:graphicData>
            </a:graphic>
          </wp:inline>
        </w:drawing>
      </w:r>
    </w:p>
    <w:p w14:paraId="25472D3D" w14:textId="4F7BF197" w:rsidR="004D3B6E" w:rsidRPr="00646A43" w:rsidRDefault="004D3B6E" w:rsidP="00E05714">
      <w:pPr>
        <w:pStyle w:val="NormalWeb"/>
        <w:spacing w:before="0" w:beforeAutospacing="0" w:after="0" w:afterAutospacing="0" w:line="480" w:lineRule="auto"/>
        <w:rPr>
          <w:color w:val="000000"/>
          <w:sz w:val="20"/>
          <w:szCs w:val="20"/>
          <w:shd w:val="clear" w:color="auto" w:fill="FFFFFF"/>
        </w:rPr>
      </w:pPr>
      <w:r w:rsidRPr="00794B39">
        <w:rPr>
          <w:b/>
          <w:color w:val="000000"/>
          <w:sz w:val="20"/>
          <w:szCs w:val="20"/>
          <w:shd w:val="clear" w:color="auto" w:fill="FFFFFF"/>
        </w:rPr>
        <w:t xml:space="preserve">Fig. </w:t>
      </w:r>
      <w:r w:rsidR="00794B39">
        <w:rPr>
          <w:b/>
          <w:color w:val="000000"/>
          <w:sz w:val="20"/>
          <w:szCs w:val="20"/>
          <w:shd w:val="clear" w:color="auto" w:fill="FFFFFF"/>
        </w:rPr>
        <w:t>7</w:t>
      </w:r>
      <w:r w:rsidRPr="008A3311">
        <w:rPr>
          <w:color w:val="000000"/>
          <w:sz w:val="20"/>
          <w:szCs w:val="20"/>
          <w:shd w:val="clear" w:color="auto" w:fill="FFFFFF"/>
        </w:rPr>
        <w:t xml:space="preserve"> Diagram depicting the predicted settlement pattern and corresponding phylogeny for the two hypothesized origins of the Michigan population</w:t>
      </w:r>
      <w:r w:rsidR="006B32E0" w:rsidRPr="008A3311">
        <w:rPr>
          <w:color w:val="000000"/>
          <w:sz w:val="20"/>
          <w:szCs w:val="20"/>
          <w:shd w:val="clear" w:color="auto" w:fill="FFFFFF"/>
        </w:rPr>
        <w:t>- recent anthropogenic introduction (</w:t>
      </w:r>
      <w:r w:rsidR="006B32E0" w:rsidRPr="008A3311">
        <w:rPr>
          <w:i/>
          <w:color w:val="000000"/>
          <w:sz w:val="20"/>
          <w:szCs w:val="20"/>
          <w:shd w:val="clear" w:color="auto" w:fill="FFFFFF"/>
        </w:rPr>
        <w:t>A</w:t>
      </w:r>
      <w:r w:rsidR="006B32E0" w:rsidRPr="008A3311">
        <w:rPr>
          <w:color w:val="000000"/>
          <w:sz w:val="20"/>
          <w:szCs w:val="20"/>
          <w:shd w:val="clear" w:color="auto" w:fill="FFFFFF"/>
        </w:rPr>
        <w:t>) or native post-glacial northern dispersal (</w:t>
      </w:r>
      <w:r w:rsidR="006B32E0" w:rsidRPr="008A3311">
        <w:rPr>
          <w:i/>
          <w:color w:val="000000"/>
          <w:sz w:val="20"/>
          <w:szCs w:val="20"/>
          <w:shd w:val="clear" w:color="auto" w:fill="FFFFFF"/>
        </w:rPr>
        <w:t>B</w:t>
      </w:r>
      <w:r w:rsidR="006B32E0" w:rsidRPr="008A3311">
        <w:rPr>
          <w:color w:val="000000"/>
          <w:sz w:val="20"/>
          <w:szCs w:val="20"/>
          <w:shd w:val="clear" w:color="auto" w:fill="FFFFFF"/>
        </w:rPr>
        <w:t>)</w:t>
      </w:r>
      <w:r w:rsidR="00CD6C15" w:rsidRPr="008A3311">
        <w:rPr>
          <w:color w:val="000000"/>
          <w:sz w:val="20"/>
          <w:szCs w:val="20"/>
          <w:shd w:val="clear" w:color="auto" w:fill="FFFFFF"/>
        </w:rPr>
        <w:t>.</w:t>
      </w:r>
    </w:p>
    <w:p w14:paraId="2F13531E" w14:textId="07D36631" w:rsidR="00E05714" w:rsidRDefault="00E05714" w:rsidP="00E05714">
      <w:pPr>
        <w:pStyle w:val="NormalWeb"/>
        <w:spacing w:before="0" w:beforeAutospacing="0" w:after="0" w:afterAutospacing="0" w:line="480" w:lineRule="auto"/>
      </w:pPr>
      <w:r>
        <w:rPr>
          <w:rStyle w:val="apple-tab-span"/>
          <w:color w:val="000000"/>
          <w:shd w:val="clear" w:color="auto" w:fill="FFFFFF"/>
        </w:rPr>
        <w:tab/>
      </w:r>
      <w:r>
        <w:rPr>
          <w:color w:val="000000"/>
          <w:shd w:val="clear" w:color="auto" w:fill="FFFFFF"/>
        </w:rPr>
        <w:t xml:space="preserve">Our results </w:t>
      </w:r>
      <w:r w:rsidR="00165399">
        <w:rPr>
          <w:color w:val="000000"/>
          <w:shd w:val="clear" w:color="auto" w:fill="FFFFFF"/>
        </w:rPr>
        <w:t>cannot</w:t>
      </w:r>
      <w:r>
        <w:rPr>
          <w:color w:val="000000"/>
          <w:shd w:val="clear" w:color="auto" w:fill="FFFFFF"/>
        </w:rPr>
        <w:t xml:space="preserve"> </w:t>
      </w:r>
      <w:r w:rsidR="004C5E22">
        <w:rPr>
          <w:color w:val="000000"/>
          <w:shd w:val="clear" w:color="auto" w:fill="FFFFFF"/>
        </w:rPr>
        <w:t>confirm</w:t>
      </w:r>
      <w:r>
        <w:rPr>
          <w:color w:val="000000"/>
          <w:shd w:val="clear" w:color="auto" w:fill="FFFFFF"/>
        </w:rPr>
        <w:t xml:space="preserve"> oral accounts of the Michigan population being the direct result of recent human introductions from Missouri. Without sampling the populations in Missouri that potentially are the source populations of six-lined racerunner lizards in Michigan, </w:t>
      </w:r>
      <w:r w:rsidR="004C5E22">
        <w:rPr>
          <w:color w:val="000000"/>
          <w:shd w:val="clear" w:color="auto" w:fill="FFFFFF"/>
        </w:rPr>
        <w:t xml:space="preserve">we are unable to test for the close </w:t>
      </w:r>
      <w:r w:rsidR="00165399">
        <w:rPr>
          <w:color w:val="000000"/>
          <w:shd w:val="clear" w:color="auto" w:fill="FFFFFF"/>
        </w:rPr>
        <w:t>relationship</w:t>
      </w:r>
      <w:r w:rsidR="004C5E22">
        <w:rPr>
          <w:color w:val="000000"/>
          <w:shd w:val="clear" w:color="auto" w:fill="FFFFFF"/>
        </w:rPr>
        <w:t xml:space="preserve"> between Michigan and Missouri samples that this scenario predicts</w:t>
      </w:r>
      <w:r w:rsidR="00E0554D">
        <w:rPr>
          <w:color w:val="000000"/>
          <w:shd w:val="clear" w:color="auto" w:fill="FFFFFF"/>
        </w:rPr>
        <w:t>.</w:t>
      </w:r>
      <w:r w:rsidR="00646A43">
        <w:rPr>
          <w:color w:val="000000"/>
          <w:shd w:val="clear" w:color="auto" w:fill="FFFFFF"/>
        </w:rPr>
        <w:t xml:space="preserve"> </w:t>
      </w:r>
      <w:r w:rsidR="00E0554D">
        <w:rPr>
          <w:color w:val="000000"/>
          <w:shd w:val="clear" w:color="auto" w:fill="FFFFFF"/>
        </w:rPr>
        <w:t>F</w:t>
      </w:r>
      <w:r w:rsidR="00646A43">
        <w:rPr>
          <w:color w:val="000000"/>
          <w:shd w:val="clear" w:color="auto" w:fill="FFFFFF"/>
        </w:rPr>
        <w:t xml:space="preserve">ig. </w:t>
      </w:r>
      <w:r w:rsidR="00794B39">
        <w:rPr>
          <w:color w:val="000000"/>
          <w:shd w:val="clear" w:color="auto" w:fill="FFFFFF"/>
        </w:rPr>
        <w:t>7</w:t>
      </w:r>
      <w:r w:rsidR="00646A43" w:rsidRPr="00646A43">
        <w:rPr>
          <w:i/>
          <w:color w:val="000000"/>
          <w:shd w:val="clear" w:color="auto" w:fill="FFFFFF"/>
        </w:rPr>
        <w:t>A</w:t>
      </w:r>
      <w:r w:rsidR="00E0554D">
        <w:rPr>
          <w:color w:val="000000"/>
          <w:shd w:val="clear" w:color="auto" w:fill="FFFFFF"/>
        </w:rPr>
        <w:t xml:space="preserve"> depicts a possible scenario in which an unsampled population (possibly Missouri) may be the source of the Tuscola County population, but an unsampled populations cannot be placed on a phylogeny. Our results depict both a topology that suggests a </w:t>
      </w:r>
      <w:r w:rsidR="00E0554D">
        <w:rPr>
          <w:color w:val="000000"/>
          <w:shd w:val="clear" w:color="auto" w:fill="FFFFFF"/>
        </w:rPr>
        <w:lastRenderedPageBreak/>
        <w:t xml:space="preserve">native settlement in Michigan (fig. </w:t>
      </w:r>
      <w:r w:rsidR="00794B39">
        <w:rPr>
          <w:color w:val="000000"/>
          <w:shd w:val="clear" w:color="auto" w:fill="FFFFFF"/>
        </w:rPr>
        <w:t>7</w:t>
      </w:r>
      <w:r w:rsidR="00E0554D" w:rsidRPr="00E0554D">
        <w:rPr>
          <w:i/>
          <w:color w:val="000000"/>
          <w:shd w:val="clear" w:color="auto" w:fill="FFFFFF"/>
        </w:rPr>
        <w:t>B</w:t>
      </w:r>
      <w:r w:rsidR="00E0554D">
        <w:rPr>
          <w:color w:val="000000"/>
          <w:shd w:val="clear" w:color="auto" w:fill="FFFFFF"/>
        </w:rPr>
        <w:t xml:space="preserve">) and a topology that supports </w:t>
      </w:r>
      <w:r w:rsidR="00BD5264">
        <w:rPr>
          <w:color w:val="000000"/>
          <w:shd w:val="clear" w:color="auto" w:fill="FFFFFF"/>
        </w:rPr>
        <w:t>an</w:t>
      </w:r>
      <w:r w:rsidR="00E0554D">
        <w:rPr>
          <w:color w:val="000000"/>
          <w:shd w:val="clear" w:color="auto" w:fill="FFFFFF"/>
        </w:rPr>
        <w:t xml:space="preserve"> introduction from an unsampled population into Michigan (fig. </w:t>
      </w:r>
      <w:r w:rsidR="00794B39">
        <w:rPr>
          <w:color w:val="000000"/>
          <w:shd w:val="clear" w:color="auto" w:fill="FFFFFF"/>
        </w:rPr>
        <w:t>7</w:t>
      </w:r>
      <w:r w:rsidR="00E0554D" w:rsidRPr="00E0554D">
        <w:rPr>
          <w:i/>
          <w:color w:val="000000"/>
          <w:shd w:val="clear" w:color="auto" w:fill="FFFFFF"/>
        </w:rPr>
        <w:t>A</w:t>
      </w:r>
      <w:r w:rsidR="00E0554D">
        <w:rPr>
          <w:color w:val="000000"/>
          <w:shd w:val="clear" w:color="auto" w:fill="FFFFFF"/>
        </w:rPr>
        <w:t>).</w:t>
      </w:r>
      <w:r>
        <w:rPr>
          <w:color w:val="000000"/>
          <w:shd w:val="clear" w:color="auto" w:fill="FFFFFF"/>
        </w:rPr>
        <w:t> </w:t>
      </w:r>
    </w:p>
    <w:p w14:paraId="13687B8B" w14:textId="5DFAA247" w:rsidR="00E05714" w:rsidRDefault="00E05714" w:rsidP="00E05714">
      <w:pPr>
        <w:pStyle w:val="NormalWeb"/>
        <w:spacing w:before="0" w:beforeAutospacing="0" w:after="0" w:afterAutospacing="0" w:line="480" w:lineRule="auto"/>
      </w:pPr>
      <w:r>
        <w:rPr>
          <w:rStyle w:val="apple-tab-span"/>
          <w:color w:val="000000"/>
          <w:shd w:val="clear" w:color="auto" w:fill="FFFFFF"/>
        </w:rPr>
        <w:tab/>
      </w:r>
      <w:r>
        <w:rPr>
          <w:color w:val="000000"/>
          <w:shd w:val="clear" w:color="auto" w:fill="FFFFFF"/>
        </w:rPr>
        <w:t xml:space="preserve">Our results do narrow down hypotheses on the origin of the Tuscola County population. Based on current sampling, the results indicate that the Michigan population is derived from populations in the central United States, but the results do not decipher if the population was recently introduced from this region or </w:t>
      </w:r>
      <w:r w:rsidR="00D56F17">
        <w:rPr>
          <w:color w:val="000000"/>
          <w:shd w:val="clear" w:color="auto" w:fill="FFFFFF"/>
        </w:rPr>
        <w:t xml:space="preserve">if it </w:t>
      </w:r>
      <w:bookmarkStart w:id="6" w:name="_GoBack"/>
      <w:bookmarkEnd w:id="6"/>
      <w:r>
        <w:rPr>
          <w:color w:val="000000"/>
          <w:shd w:val="clear" w:color="auto" w:fill="FFFFFF"/>
        </w:rPr>
        <w:t>is the product of a natural and stepwise path northwards through Indiana. Our results</w:t>
      </w:r>
      <w:r w:rsidR="007D1FE2">
        <w:rPr>
          <w:color w:val="000000"/>
          <w:shd w:val="clear" w:color="auto" w:fill="FFFFFF"/>
        </w:rPr>
        <w:t>,</w:t>
      </w:r>
      <w:r w:rsidR="00DF1D1A">
        <w:rPr>
          <w:color w:val="000000"/>
          <w:shd w:val="clear" w:color="auto" w:fill="FFFFFF"/>
        </w:rPr>
        <w:t xml:space="preserve"> therefore</w:t>
      </w:r>
      <w:r w:rsidR="007D1FE2">
        <w:rPr>
          <w:color w:val="000000"/>
          <w:shd w:val="clear" w:color="auto" w:fill="FFFFFF"/>
        </w:rPr>
        <w:t>,</w:t>
      </w:r>
      <w:r>
        <w:rPr>
          <w:color w:val="000000"/>
          <w:shd w:val="clear" w:color="auto" w:fill="FFFFFF"/>
        </w:rPr>
        <w:t xml:space="preserve"> highlight the need to further sample populations in Missouri</w:t>
      </w:r>
      <w:r w:rsidR="004C5E22">
        <w:rPr>
          <w:color w:val="000000"/>
          <w:shd w:val="clear" w:color="auto" w:fill="FFFFFF"/>
        </w:rPr>
        <w:t xml:space="preserve">, Indiana, and other regions of the northern range edge, </w:t>
      </w:r>
      <w:r>
        <w:rPr>
          <w:color w:val="000000"/>
          <w:shd w:val="clear" w:color="auto" w:fill="FFFFFF"/>
        </w:rPr>
        <w:t xml:space="preserve">as these populations </w:t>
      </w:r>
      <w:r w:rsidR="004C5E22">
        <w:rPr>
          <w:color w:val="000000"/>
          <w:shd w:val="clear" w:color="auto" w:fill="FFFFFF"/>
        </w:rPr>
        <w:t>are critical for further narrowing the provenance of the</w:t>
      </w:r>
      <w:r>
        <w:rPr>
          <w:color w:val="000000"/>
          <w:shd w:val="clear" w:color="auto" w:fill="FFFFFF"/>
        </w:rPr>
        <w:t xml:space="preserve"> six-lined racerunner lizard</w:t>
      </w:r>
      <w:r w:rsidR="004C5E22">
        <w:rPr>
          <w:color w:val="000000"/>
          <w:shd w:val="clear" w:color="auto" w:fill="FFFFFF"/>
        </w:rPr>
        <w:t xml:space="preserve"> population</w:t>
      </w:r>
      <w:r>
        <w:rPr>
          <w:color w:val="000000"/>
          <w:shd w:val="clear" w:color="auto" w:fill="FFFFFF"/>
        </w:rPr>
        <w:t xml:space="preserve"> in Michigan.</w:t>
      </w:r>
      <w:r w:rsidR="00E0554D">
        <w:rPr>
          <w:color w:val="000000"/>
          <w:shd w:val="clear" w:color="auto" w:fill="FFFFFF"/>
        </w:rPr>
        <w:t xml:space="preserve"> Future field work to collect six-lined racerunners </w:t>
      </w:r>
      <w:r w:rsidR="00BD5264">
        <w:rPr>
          <w:color w:val="000000"/>
          <w:shd w:val="clear" w:color="auto" w:fill="FFFFFF"/>
        </w:rPr>
        <w:t xml:space="preserve">in Missouri </w:t>
      </w:r>
      <w:r w:rsidR="00E0554D">
        <w:rPr>
          <w:color w:val="000000"/>
          <w:shd w:val="clear" w:color="auto" w:fill="FFFFFF"/>
        </w:rPr>
        <w:t xml:space="preserve">is necessary to decisively test for the </w:t>
      </w:r>
      <w:r w:rsidR="00742E3E">
        <w:rPr>
          <w:color w:val="000000"/>
          <w:shd w:val="clear" w:color="auto" w:fill="FFFFFF"/>
        </w:rPr>
        <w:t xml:space="preserve">ancestral </w:t>
      </w:r>
      <w:r w:rsidR="00E0554D">
        <w:rPr>
          <w:color w:val="000000"/>
          <w:shd w:val="clear" w:color="auto" w:fill="FFFFFF"/>
        </w:rPr>
        <w:t xml:space="preserve">relationship between six-lined racerunner lizards in Missouri and Michigan. </w:t>
      </w:r>
    </w:p>
    <w:p w14:paraId="2A584E93" w14:textId="0688905A" w:rsidR="00E05714" w:rsidRDefault="00E05714" w:rsidP="00E05714">
      <w:pPr>
        <w:pStyle w:val="NormalWeb"/>
        <w:spacing w:before="0" w:beforeAutospacing="0" w:after="0" w:afterAutospacing="0" w:line="480" w:lineRule="auto"/>
      </w:pPr>
      <w:r>
        <w:rPr>
          <w:rStyle w:val="apple-tab-span"/>
          <w:color w:val="000000"/>
          <w:shd w:val="clear" w:color="auto" w:fill="FFFFFF"/>
        </w:rPr>
        <w:tab/>
      </w:r>
      <w:r w:rsidR="00DF1D1A">
        <w:rPr>
          <w:rStyle w:val="apple-tab-span"/>
          <w:color w:val="000000"/>
          <w:shd w:val="clear" w:color="auto" w:fill="FFFFFF"/>
        </w:rPr>
        <w:t xml:space="preserve">While increased </w:t>
      </w:r>
      <w:r>
        <w:rPr>
          <w:color w:val="000000"/>
          <w:shd w:val="clear" w:color="auto" w:fill="FFFFFF"/>
        </w:rPr>
        <w:t>sampling and analysis of six-lined racerunner lizards m</w:t>
      </w:r>
      <w:r w:rsidR="00DF1D1A">
        <w:rPr>
          <w:color w:val="000000"/>
          <w:shd w:val="clear" w:color="auto" w:fill="FFFFFF"/>
        </w:rPr>
        <w:t>ay eventually reveal that the Michigan is a recent anthropogenic introduction</w:t>
      </w:r>
      <w:r w:rsidR="008F1364">
        <w:rPr>
          <w:color w:val="000000"/>
          <w:shd w:val="clear" w:color="auto" w:fill="FFFFFF"/>
        </w:rPr>
        <w:t>,</w:t>
      </w:r>
      <w:r>
        <w:rPr>
          <w:color w:val="000000"/>
          <w:shd w:val="clear" w:color="auto" w:fill="FFFFFF"/>
        </w:rPr>
        <w:t xml:space="preserve"> </w:t>
      </w:r>
      <w:r w:rsidR="008F1364">
        <w:rPr>
          <w:color w:val="000000"/>
          <w:shd w:val="clear" w:color="auto" w:fill="FFFFFF"/>
        </w:rPr>
        <w:t>g</w:t>
      </w:r>
      <w:r w:rsidR="00E56A18">
        <w:rPr>
          <w:color w:val="000000"/>
          <w:shd w:val="clear" w:color="auto" w:fill="FFFFFF"/>
        </w:rPr>
        <w:t>iven the narrow range</w:t>
      </w:r>
      <w:r w:rsidR="008F1364">
        <w:rPr>
          <w:color w:val="000000"/>
          <w:shd w:val="clear" w:color="auto" w:fill="FFFFFF"/>
        </w:rPr>
        <w:t>,</w:t>
      </w:r>
      <w:r w:rsidR="00E56A18">
        <w:rPr>
          <w:color w:val="000000"/>
          <w:shd w:val="clear" w:color="auto" w:fill="FFFFFF"/>
        </w:rPr>
        <w:t xml:space="preserve"> limited population</w:t>
      </w:r>
      <w:r w:rsidR="00DF1D1A">
        <w:rPr>
          <w:color w:val="000000"/>
          <w:shd w:val="clear" w:color="auto" w:fill="FFFFFF"/>
        </w:rPr>
        <w:t xml:space="preserve"> size,</w:t>
      </w:r>
      <w:r w:rsidR="00E56A18">
        <w:rPr>
          <w:color w:val="000000"/>
          <w:shd w:val="clear" w:color="auto" w:fill="FFFFFF"/>
        </w:rPr>
        <w:t xml:space="preserve"> and </w:t>
      </w:r>
      <w:r w:rsidR="00DF1D1A">
        <w:rPr>
          <w:color w:val="000000"/>
          <w:shd w:val="clear" w:color="auto" w:fill="FFFFFF"/>
        </w:rPr>
        <w:t xml:space="preserve">lack of </w:t>
      </w:r>
      <w:r>
        <w:rPr>
          <w:color w:val="000000"/>
          <w:shd w:val="clear" w:color="auto" w:fill="FFFFFF"/>
        </w:rPr>
        <w:t xml:space="preserve">definitive </w:t>
      </w:r>
      <w:r w:rsidR="00DF1D1A">
        <w:rPr>
          <w:color w:val="000000"/>
          <w:shd w:val="clear" w:color="auto" w:fill="FFFFFF"/>
        </w:rPr>
        <w:t xml:space="preserve">phylogenetic </w:t>
      </w:r>
      <w:r>
        <w:rPr>
          <w:color w:val="000000"/>
          <w:shd w:val="clear" w:color="auto" w:fill="FFFFFF"/>
        </w:rPr>
        <w:t xml:space="preserve">evidence </w:t>
      </w:r>
      <w:r w:rsidR="00E56A18">
        <w:rPr>
          <w:color w:val="000000"/>
          <w:shd w:val="clear" w:color="auto" w:fill="FFFFFF"/>
        </w:rPr>
        <w:t xml:space="preserve">of </w:t>
      </w:r>
      <w:r w:rsidR="00DF1D1A">
        <w:rPr>
          <w:color w:val="000000"/>
          <w:shd w:val="clear" w:color="auto" w:fill="FFFFFF"/>
        </w:rPr>
        <w:t>a recent</w:t>
      </w:r>
      <w:r w:rsidR="00E56A18">
        <w:rPr>
          <w:color w:val="000000"/>
          <w:shd w:val="clear" w:color="auto" w:fill="FFFFFF"/>
        </w:rPr>
        <w:t xml:space="preserve"> introduction, </w:t>
      </w:r>
      <w:r>
        <w:rPr>
          <w:color w:val="000000"/>
          <w:shd w:val="clear" w:color="auto" w:fill="FFFFFF"/>
        </w:rPr>
        <w:t xml:space="preserve">we recommend </w:t>
      </w:r>
      <w:r w:rsidR="00E56A18">
        <w:rPr>
          <w:color w:val="000000"/>
          <w:shd w:val="clear" w:color="auto" w:fill="FFFFFF"/>
        </w:rPr>
        <w:t xml:space="preserve">that six-lined racerunner lizards </w:t>
      </w:r>
      <w:r>
        <w:rPr>
          <w:color w:val="000000"/>
          <w:shd w:val="clear" w:color="auto" w:fill="FFFFFF"/>
        </w:rPr>
        <w:t>continue to be listed as endemic and threatened</w:t>
      </w:r>
      <w:r w:rsidR="00E56A18">
        <w:rPr>
          <w:color w:val="000000"/>
          <w:shd w:val="clear" w:color="auto" w:fill="FFFFFF"/>
        </w:rPr>
        <w:t xml:space="preserve"> in the State of Michigan</w:t>
      </w:r>
      <w:r>
        <w:rPr>
          <w:color w:val="000000"/>
          <w:shd w:val="clear" w:color="auto" w:fill="FFFFFF"/>
        </w:rPr>
        <w:t xml:space="preserve">. </w:t>
      </w:r>
    </w:p>
    <w:p w14:paraId="09B7D054" w14:textId="4B9DE042" w:rsidR="00821C87" w:rsidRDefault="00821C87"/>
    <w:p w14:paraId="02B12E01" w14:textId="623E90A9" w:rsidR="00742E3E" w:rsidRDefault="00742E3E"/>
    <w:p w14:paraId="15409B5C" w14:textId="6A94DB7B" w:rsidR="00742E3E" w:rsidRDefault="00742E3E"/>
    <w:p w14:paraId="6BB4ED53" w14:textId="17017BB8" w:rsidR="00742E3E" w:rsidRDefault="00742E3E"/>
    <w:p w14:paraId="2EF41158" w14:textId="644A2C17" w:rsidR="00742E3E" w:rsidRDefault="00742E3E"/>
    <w:p w14:paraId="0C8A675E" w14:textId="34AC420A" w:rsidR="00742E3E" w:rsidRDefault="00742E3E"/>
    <w:p w14:paraId="4F6E38A6" w14:textId="528008ED" w:rsidR="00742E3E" w:rsidRDefault="00742E3E"/>
    <w:p w14:paraId="14E35706" w14:textId="708E3C5F" w:rsidR="00742E3E" w:rsidRDefault="00742E3E"/>
    <w:p w14:paraId="1BAEF563" w14:textId="5E16B680" w:rsidR="00742E3E" w:rsidRDefault="00742E3E"/>
    <w:p w14:paraId="2864315B" w14:textId="26C63645" w:rsidR="00BD5264" w:rsidRDefault="00BD5264"/>
    <w:p w14:paraId="1D1CB01D" w14:textId="709D011A" w:rsidR="00BD5264" w:rsidRDefault="00BD5264"/>
    <w:p w14:paraId="524047F7" w14:textId="0715C2F3" w:rsidR="00BD5264" w:rsidRDefault="00BD5264"/>
    <w:p w14:paraId="68E48D30" w14:textId="77777777" w:rsidR="00BD5264" w:rsidRDefault="00BD5264"/>
    <w:p w14:paraId="4650E529" w14:textId="77777777" w:rsidR="006B32E0" w:rsidRDefault="006B32E0"/>
    <w:p w14:paraId="6BBFEEE5" w14:textId="77777777" w:rsidR="00821C87" w:rsidRPr="00A62CE0" w:rsidRDefault="00A62CE0">
      <w:pPr>
        <w:rPr>
          <w:b/>
        </w:rPr>
      </w:pPr>
      <w:r>
        <w:rPr>
          <w:b/>
        </w:rPr>
        <w:t xml:space="preserve">5.0 </w:t>
      </w:r>
      <w:r w:rsidR="00821C87" w:rsidRPr="00A62CE0">
        <w:rPr>
          <w:b/>
        </w:rPr>
        <w:t>Appendix</w:t>
      </w:r>
    </w:p>
    <w:p w14:paraId="5CA6A2DF" w14:textId="77777777" w:rsidR="00821C87" w:rsidRDefault="00821C87" w:rsidP="00821C87"/>
    <w:p w14:paraId="7FC33600" w14:textId="78968822" w:rsidR="00821C87" w:rsidRDefault="006D7247" w:rsidP="00821C87">
      <w:r w:rsidRPr="006D7247">
        <w:rPr>
          <w:b/>
        </w:rPr>
        <w:t>Table 1</w:t>
      </w:r>
      <w:r>
        <w:rPr>
          <w:b/>
        </w:rPr>
        <w:t xml:space="preserve">  </w:t>
      </w:r>
      <w:r w:rsidRPr="006D7247">
        <w:t xml:space="preserve"> Specimens </w:t>
      </w:r>
      <w:r>
        <w:t>e</w:t>
      </w:r>
      <w:r w:rsidRPr="006D7247">
        <w:t>xamined</w:t>
      </w:r>
      <w:r w:rsidR="00EF7704">
        <w:t xml:space="preserve">. </w:t>
      </w:r>
      <w:r w:rsidR="00EF7704">
        <w:rPr>
          <w:color w:val="000000"/>
        </w:rPr>
        <w:t>We use the following</w:t>
      </w:r>
      <w:r w:rsidR="00EF7704">
        <w:rPr>
          <w:color w:val="000000"/>
          <w:shd w:val="clear" w:color="auto" w:fill="FFFFFF"/>
        </w:rPr>
        <w:t xml:space="preserve"> acronyms for collections resources: University of Texas El Paso Biodiversity Collections (UTEP), University of Michigan Museum of Zoology (UMMZ), Louisiana State University Museum of Natural Sciences (LSUH), Oklahoma Collection of Genomic Resources at the Sam Noble Museum (OCGR), American Museum of Natural History (AMNH), Field Museum of Natural History (FMNH), Museum of Vertebrate Zoology at U.C. Berkeley (MVZ),  Auburn University Museum of Natural History (AUHT), California Academy of Sciences (CAS),  Natural History Museum of Los Angeles County (LACM), Harvard Museum of Comparative Zoology (MCZ), </w:t>
      </w:r>
      <w:r w:rsidR="00EF7704">
        <w:rPr>
          <w:color w:val="222222"/>
          <w:shd w:val="clear" w:color="auto" w:fill="FFFFFF"/>
        </w:rPr>
        <w:t xml:space="preserve">University of Florida Museum of Natural History (FLMNH), </w:t>
      </w:r>
      <w:r w:rsidR="00EF7704">
        <w:rPr>
          <w:color w:val="000000"/>
          <w:shd w:val="clear" w:color="auto" w:fill="FFFFFF"/>
        </w:rPr>
        <w:t>University of Colorado Museum of Natural History (UCM), Fort Hays State University Sternberg Museum of Natural History (FHSM), Auburn University Museum of Natural History (AUHT)</w:t>
      </w:r>
      <w:ins w:id="7" w:author="Quinn Moon" w:date="2023-03-28T08:06:00Z">
        <w:r w:rsidR="00EF7704">
          <w:rPr>
            <w:color w:val="000000"/>
            <w:shd w:val="clear" w:color="auto" w:fill="FFFFFF"/>
          </w:rPr>
          <w:t>.</w:t>
        </w:r>
      </w:ins>
    </w:p>
    <w:p w14:paraId="7EFB9AE7" w14:textId="77777777" w:rsidR="006D7247" w:rsidRPr="006D7247" w:rsidRDefault="006D7247" w:rsidP="00821C87"/>
    <w:tbl>
      <w:tblPr>
        <w:tblW w:w="7462" w:type="dxa"/>
        <w:tblCellMar>
          <w:left w:w="0" w:type="dxa"/>
          <w:right w:w="0" w:type="dxa"/>
        </w:tblCellMar>
        <w:tblLook w:val="04A0" w:firstRow="1" w:lastRow="0" w:firstColumn="1" w:lastColumn="0" w:noHBand="0" w:noVBand="1"/>
      </w:tblPr>
      <w:tblGrid>
        <w:gridCol w:w="665"/>
        <w:gridCol w:w="348"/>
        <w:gridCol w:w="1357"/>
        <w:gridCol w:w="1350"/>
        <w:gridCol w:w="1492"/>
        <w:gridCol w:w="2250"/>
      </w:tblGrid>
      <w:tr w:rsidR="00821C87" w:rsidRPr="000B4102" w14:paraId="352F7E1E" w14:textId="77777777" w:rsidTr="00B0441B">
        <w:trPr>
          <w:trHeight w:val="315"/>
        </w:trPr>
        <w:tc>
          <w:tcPr>
            <w:tcW w:w="6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28855" w14:textId="77777777" w:rsidR="00821C87" w:rsidRPr="000B4102" w:rsidRDefault="00821C87" w:rsidP="00B0441B">
            <w:pPr>
              <w:jc w:val="center"/>
            </w:pPr>
            <w:r w:rsidRPr="000B4102">
              <w:t>State</w:t>
            </w:r>
          </w:p>
        </w:tc>
        <w:tc>
          <w:tcPr>
            <w:tcW w:w="3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4D475" w14:textId="77777777" w:rsidR="00821C87" w:rsidRPr="000B4102" w:rsidRDefault="00821C87" w:rsidP="00B0441B">
            <w:pPr>
              <w:jc w:val="center"/>
              <w:rPr>
                <w:i/>
                <w:iCs/>
              </w:rPr>
            </w:pPr>
            <w:r w:rsidRPr="000B4102">
              <w:rPr>
                <w:i/>
                <w:iCs/>
              </w:rPr>
              <w:t>N</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77375" w14:textId="77777777" w:rsidR="00821C87" w:rsidRPr="000B4102" w:rsidRDefault="00821C87" w:rsidP="00B0441B">
            <w:pPr>
              <w:jc w:val="center"/>
            </w:pPr>
            <w:r w:rsidRPr="000B4102">
              <w:t>County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51903" w14:textId="77777777" w:rsidR="00821C87" w:rsidRPr="000B4102" w:rsidRDefault="00821C87" w:rsidP="00B0441B">
            <w:pPr>
              <w:jc w:val="center"/>
            </w:pPr>
            <w:r w:rsidRPr="000B4102">
              <w:t>LAT</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D42D6" w14:textId="77777777" w:rsidR="00821C87" w:rsidRPr="000B4102" w:rsidRDefault="00821C87" w:rsidP="00B0441B">
            <w:pPr>
              <w:jc w:val="center"/>
            </w:pPr>
            <w:r w:rsidRPr="000B4102">
              <w:t>LON</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9CECD" w14:textId="77777777" w:rsidR="00821C87" w:rsidRPr="000B4102" w:rsidRDefault="00821C87" w:rsidP="00B0441B">
            <w:pPr>
              <w:jc w:val="center"/>
            </w:pPr>
            <w:r w:rsidRPr="000B4102">
              <w:t>Catalogue Number</w:t>
            </w:r>
          </w:p>
        </w:tc>
      </w:tr>
      <w:tr w:rsidR="00821C87" w:rsidRPr="000B4102" w14:paraId="22D5FC98"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61119" w14:textId="77777777" w:rsidR="00821C87" w:rsidRPr="000B4102" w:rsidRDefault="00821C87" w:rsidP="00B0441B">
            <w:pPr>
              <w:jc w:val="center"/>
            </w:pPr>
            <w:r w:rsidRPr="000B4102">
              <w:t>AL</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AE1DE" w14:textId="77777777" w:rsidR="00821C87" w:rsidRPr="000B4102" w:rsidRDefault="00821C87" w:rsidP="00B0441B">
            <w:pPr>
              <w:jc w:val="center"/>
            </w:pPr>
            <w:r w:rsidRPr="000B4102">
              <w:t>3</w:t>
            </w:r>
          </w:p>
        </w:tc>
        <w:tc>
          <w:tcPr>
            <w:tcW w:w="1357"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7F02A" w14:textId="77777777" w:rsidR="00821C87" w:rsidRPr="000B4102" w:rsidRDefault="00821C87" w:rsidP="00B0441B">
            <w:pPr>
              <w:jc w:val="center"/>
            </w:pPr>
            <w:r w:rsidRPr="000B4102">
              <w:t>Geneva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57863" w14:textId="77777777" w:rsidR="00821C87" w:rsidRPr="000B4102" w:rsidRDefault="00821C87" w:rsidP="00B0441B">
            <w:pPr>
              <w:jc w:val="center"/>
            </w:pPr>
            <w:r w:rsidRPr="000B4102">
              <w:t>31.0951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854D7" w14:textId="77777777" w:rsidR="00821C87" w:rsidRPr="000B4102" w:rsidRDefault="00821C87" w:rsidP="00B0441B">
            <w:pPr>
              <w:jc w:val="center"/>
            </w:pPr>
            <w:r w:rsidRPr="000B4102">
              <w:t>-86.18157</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BA501" w14:textId="77777777" w:rsidR="00821C87" w:rsidRPr="000B4102" w:rsidRDefault="00821C87" w:rsidP="00B0441B">
            <w:pPr>
              <w:jc w:val="center"/>
            </w:pPr>
            <w:r w:rsidRPr="000B4102">
              <w:t>UTEP19951</w:t>
            </w:r>
          </w:p>
        </w:tc>
      </w:tr>
      <w:tr w:rsidR="00821C87" w:rsidRPr="000B4102" w14:paraId="3A3AAEFC"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064815E9"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167D3216"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5BF7306F"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A063D" w14:textId="77777777" w:rsidR="00821C87" w:rsidRPr="000B4102" w:rsidRDefault="00821C87" w:rsidP="00B0441B">
            <w:pPr>
              <w:jc w:val="center"/>
            </w:pPr>
            <w:r w:rsidRPr="000B4102">
              <w:t>31.09135</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E2BEC" w14:textId="77777777" w:rsidR="00821C87" w:rsidRPr="000B4102" w:rsidRDefault="00821C87" w:rsidP="00B0441B">
            <w:pPr>
              <w:jc w:val="center"/>
            </w:pPr>
            <w:r w:rsidRPr="000B4102">
              <w:t>-86.18937</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7EDCD" w14:textId="77777777" w:rsidR="00821C87" w:rsidRPr="000B4102" w:rsidRDefault="00821C87" w:rsidP="00B0441B">
            <w:pPr>
              <w:jc w:val="center"/>
            </w:pPr>
            <w:r w:rsidRPr="000B4102">
              <w:t>UTEP19949</w:t>
            </w:r>
          </w:p>
        </w:tc>
      </w:tr>
      <w:tr w:rsidR="00821C87" w:rsidRPr="000B4102" w14:paraId="1EDFB2F1"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7857C765"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5A896354"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46E3F" w14:textId="77777777" w:rsidR="00821C87" w:rsidRPr="000B4102" w:rsidRDefault="00821C87" w:rsidP="00B0441B">
            <w:pPr>
              <w:jc w:val="center"/>
            </w:pPr>
            <w:r w:rsidRPr="000B4102">
              <w:t>Macon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653D6" w14:textId="77777777" w:rsidR="00821C87" w:rsidRPr="000B4102" w:rsidRDefault="00821C87" w:rsidP="00B0441B">
            <w:pPr>
              <w:jc w:val="center"/>
            </w:pPr>
            <w:r w:rsidRPr="000B4102">
              <w:t>32.51446</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AF043" w14:textId="77777777" w:rsidR="00821C87" w:rsidRPr="000B4102" w:rsidRDefault="00821C87" w:rsidP="00B0441B">
            <w:pPr>
              <w:jc w:val="center"/>
            </w:pPr>
            <w:r w:rsidRPr="000B4102">
              <w:t>-85.61176</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02B08" w14:textId="77777777" w:rsidR="00821C87" w:rsidRPr="000B4102" w:rsidRDefault="00821C87" w:rsidP="00B0441B">
            <w:pPr>
              <w:jc w:val="center"/>
            </w:pPr>
            <w:r w:rsidRPr="000B4102">
              <w:t>AUHT3009</w:t>
            </w:r>
          </w:p>
        </w:tc>
      </w:tr>
      <w:tr w:rsidR="00821C87" w:rsidRPr="000B4102" w14:paraId="72F07794"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083A6" w14:textId="77777777" w:rsidR="00821C87" w:rsidRPr="000B4102" w:rsidRDefault="00821C87" w:rsidP="00B0441B">
            <w:pPr>
              <w:jc w:val="center"/>
            </w:pPr>
            <w:r w:rsidRPr="000B4102">
              <w:t>AR</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71E57" w14:textId="77777777" w:rsidR="00821C87" w:rsidRPr="000B4102" w:rsidRDefault="00821C87" w:rsidP="00B0441B">
            <w:pPr>
              <w:jc w:val="center"/>
            </w:pPr>
            <w:r w:rsidRPr="000B4102">
              <w:t>2</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3E1CB" w14:textId="77777777" w:rsidR="00821C87" w:rsidRPr="000B4102" w:rsidRDefault="00821C87" w:rsidP="00B0441B">
            <w:pPr>
              <w:jc w:val="center"/>
            </w:pPr>
            <w:r w:rsidRPr="000B4102">
              <w:t>Franklin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A220F" w14:textId="77777777" w:rsidR="00821C87" w:rsidRPr="000B4102" w:rsidRDefault="00821C87" w:rsidP="00B0441B">
            <w:pPr>
              <w:jc w:val="center"/>
            </w:pPr>
            <w:r w:rsidRPr="000B4102">
              <w:t>35.66157</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94FED" w14:textId="77777777" w:rsidR="00821C87" w:rsidRPr="000B4102" w:rsidRDefault="00821C87" w:rsidP="00B0441B">
            <w:pPr>
              <w:jc w:val="center"/>
            </w:pPr>
            <w:r w:rsidRPr="000B4102">
              <w:t>-93.84528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BEC9A" w14:textId="77777777" w:rsidR="00821C87" w:rsidRPr="000B4102" w:rsidRDefault="00821C87" w:rsidP="00B0441B">
            <w:pPr>
              <w:jc w:val="center"/>
            </w:pPr>
            <w:r w:rsidRPr="000B4102">
              <w:t>FHSM13461</w:t>
            </w:r>
          </w:p>
        </w:tc>
      </w:tr>
      <w:tr w:rsidR="00821C87" w:rsidRPr="000B4102" w14:paraId="3C10CF15"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0E286C58"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3FD1297C"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158C1" w14:textId="77777777" w:rsidR="00821C87" w:rsidRPr="000B4102" w:rsidRDefault="00821C87" w:rsidP="00B0441B">
            <w:pPr>
              <w:jc w:val="center"/>
            </w:pPr>
            <w:r w:rsidRPr="000B4102">
              <w:t>Cleburne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6D4BB" w14:textId="77777777" w:rsidR="00821C87" w:rsidRPr="000B4102" w:rsidRDefault="00821C87" w:rsidP="00B0441B">
            <w:pPr>
              <w:jc w:val="center"/>
            </w:pPr>
            <w:r w:rsidRPr="000B4102">
              <w:t>35.53523</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BE3FF" w14:textId="77777777" w:rsidR="00821C87" w:rsidRPr="000B4102" w:rsidRDefault="00821C87" w:rsidP="00B0441B">
            <w:pPr>
              <w:jc w:val="center"/>
            </w:pPr>
            <w:r w:rsidRPr="000B4102">
              <w:t>-91.89255</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69437" w14:textId="77777777" w:rsidR="00821C87" w:rsidRPr="000B4102" w:rsidRDefault="00821C87" w:rsidP="00B0441B">
            <w:pPr>
              <w:jc w:val="center"/>
            </w:pPr>
            <w:r w:rsidRPr="000B4102">
              <w:t>UTEP20927</w:t>
            </w:r>
          </w:p>
        </w:tc>
      </w:tr>
      <w:tr w:rsidR="00821C87" w:rsidRPr="000B4102" w14:paraId="34600613" w14:textId="77777777" w:rsidTr="00B0441B">
        <w:trPr>
          <w:trHeight w:val="315"/>
        </w:trPr>
        <w:tc>
          <w:tcPr>
            <w:tcW w:w="6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52EF2" w14:textId="77777777" w:rsidR="00821C87" w:rsidRPr="000B4102" w:rsidRDefault="00821C87" w:rsidP="00B0441B">
            <w:pPr>
              <w:jc w:val="center"/>
            </w:pPr>
            <w:r w:rsidRPr="000B4102">
              <w:t>CO</w:t>
            </w:r>
          </w:p>
        </w:tc>
        <w:tc>
          <w:tcPr>
            <w:tcW w:w="3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6DD58" w14:textId="77777777" w:rsidR="00821C87" w:rsidRPr="000B4102" w:rsidRDefault="00821C87" w:rsidP="00B0441B">
            <w:pPr>
              <w:jc w:val="center"/>
            </w:pPr>
            <w:r w:rsidRPr="000B4102">
              <w:t>1</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6544F" w14:textId="77777777" w:rsidR="00821C87" w:rsidRPr="000B4102" w:rsidRDefault="00821C87" w:rsidP="00B0441B">
            <w:pPr>
              <w:jc w:val="center"/>
            </w:pPr>
            <w:r w:rsidRPr="000B4102">
              <w:t>Bent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D1E49" w14:textId="77777777" w:rsidR="00821C87" w:rsidRPr="000B4102" w:rsidRDefault="00821C87" w:rsidP="00B0441B">
            <w:pPr>
              <w:jc w:val="center"/>
            </w:pPr>
            <w:r w:rsidRPr="000B4102">
              <w:t>38.090948</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FAA36" w14:textId="77777777" w:rsidR="00821C87" w:rsidRPr="000B4102" w:rsidRDefault="00821C87" w:rsidP="00B0441B">
            <w:pPr>
              <w:jc w:val="center"/>
            </w:pPr>
            <w:r w:rsidRPr="000B4102">
              <w:t>-103.12037</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1D5B4" w14:textId="77777777" w:rsidR="00821C87" w:rsidRPr="000B4102" w:rsidRDefault="00821C87" w:rsidP="00B0441B">
            <w:pPr>
              <w:jc w:val="center"/>
            </w:pPr>
            <w:r w:rsidRPr="000B4102">
              <w:t>UCM68793</w:t>
            </w:r>
          </w:p>
        </w:tc>
      </w:tr>
      <w:tr w:rsidR="00821C87" w:rsidRPr="000B4102" w14:paraId="48BA929D"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D5DCC5" w14:textId="77777777" w:rsidR="00821C87" w:rsidRPr="000B4102" w:rsidRDefault="00821C87" w:rsidP="00B0441B">
            <w:pPr>
              <w:jc w:val="center"/>
            </w:pPr>
            <w:r w:rsidRPr="000B4102">
              <w:t xml:space="preserve">FL </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3518D" w14:textId="77777777" w:rsidR="00821C87" w:rsidRPr="000B4102" w:rsidRDefault="00821C87" w:rsidP="00B0441B">
            <w:pPr>
              <w:jc w:val="center"/>
            </w:pPr>
            <w:r w:rsidRPr="000B4102">
              <w:t>5</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C5BD9" w14:textId="77777777" w:rsidR="00821C87" w:rsidRPr="000B4102" w:rsidRDefault="00821C87" w:rsidP="00B0441B">
            <w:pPr>
              <w:jc w:val="center"/>
            </w:pPr>
            <w:r w:rsidRPr="000B4102">
              <w:t>Walton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C7490" w14:textId="77777777" w:rsidR="00821C87" w:rsidRPr="000B4102" w:rsidRDefault="00821C87" w:rsidP="00B0441B">
            <w:pPr>
              <w:jc w:val="center"/>
            </w:pPr>
            <w:r w:rsidRPr="000B4102">
              <w:t>30.5365</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0A542" w14:textId="77777777" w:rsidR="00821C87" w:rsidRPr="000B4102" w:rsidRDefault="00821C87" w:rsidP="00B0441B">
            <w:pPr>
              <w:jc w:val="center"/>
            </w:pPr>
            <w:r w:rsidRPr="000B4102">
              <w:t>-86.0536</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0B2DC" w14:textId="77777777" w:rsidR="00821C87" w:rsidRPr="000B4102" w:rsidRDefault="00821C87" w:rsidP="00B0441B">
            <w:pPr>
              <w:jc w:val="center"/>
            </w:pPr>
            <w:r w:rsidRPr="000B4102">
              <w:t>AUHT6624</w:t>
            </w:r>
          </w:p>
        </w:tc>
      </w:tr>
      <w:tr w:rsidR="00821C87" w:rsidRPr="000B4102" w14:paraId="679A86F2"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38977211"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24FFD8A2"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68C42" w14:textId="77777777" w:rsidR="00821C87" w:rsidRPr="000B4102" w:rsidRDefault="00821C87" w:rsidP="00B0441B">
            <w:pPr>
              <w:jc w:val="center"/>
            </w:pPr>
            <w:r w:rsidRPr="000B4102">
              <w:t>Dixie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F6572" w14:textId="77777777" w:rsidR="00821C87" w:rsidRPr="000B4102" w:rsidRDefault="00821C87" w:rsidP="00B0441B">
            <w:pPr>
              <w:jc w:val="center"/>
            </w:pPr>
            <w:r w:rsidRPr="000B4102">
              <w:t>29.6768889</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437300" w14:textId="77777777" w:rsidR="00821C87" w:rsidRPr="000B4102" w:rsidRDefault="00821C87" w:rsidP="00B0441B">
            <w:pPr>
              <w:jc w:val="center"/>
            </w:pPr>
            <w:r w:rsidRPr="000B4102">
              <w:t>-83.34075</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F7D66" w14:textId="77777777" w:rsidR="00821C87" w:rsidRPr="000B4102" w:rsidRDefault="00821C87" w:rsidP="00B0441B">
            <w:pPr>
              <w:jc w:val="center"/>
            </w:pPr>
            <w:r w:rsidRPr="000B4102">
              <w:t>CAS214323</w:t>
            </w:r>
          </w:p>
        </w:tc>
      </w:tr>
      <w:tr w:rsidR="00821C87" w:rsidRPr="000B4102" w14:paraId="503EBD44"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2E37EA66"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322827E4"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8F31B1" w14:textId="77777777" w:rsidR="00821C87" w:rsidRPr="000B4102" w:rsidRDefault="00821C87" w:rsidP="00B0441B">
            <w:pPr>
              <w:jc w:val="center"/>
            </w:pPr>
            <w:r w:rsidRPr="000B4102">
              <w:t>Citrus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2214E" w14:textId="77777777" w:rsidR="00821C87" w:rsidRPr="000B4102" w:rsidRDefault="00821C87" w:rsidP="00B0441B">
            <w:pPr>
              <w:jc w:val="center"/>
            </w:pPr>
            <w:r w:rsidRPr="000B4102">
              <w:t>28.838028</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4642F" w14:textId="77777777" w:rsidR="00821C87" w:rsidRPr="000B4102" w:rsidRDefault="00821C87" w:rsidP="00B0441B">
            <w:pPr>
              <w:jc w:val="center"/>
            </w:pPr>
            <w:r w:rsidRPr="000B4102">
              <w:t>-82.329806</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4376A" w14:textId="77777777" w:rsidR="00821C87" w:rsidRPr="000B4102" w:rsidRDefault="00821C87" w:rsidP="00B0441B">
            <w:pPr>
              <w:jc w:val="center"/>
            </w:pPr>
            <w:r w:rsidRPr="000B4102">
              <w:t>CAS210988</w:t>
            </w:r>
          </w:p>
        </w:tc>
      </w:tr>
      <w:tr w:rsidR="00821C87" w:rsidRPr="000B4102" w14:paraId="61000BA1"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11EFB8CA"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3490E41E"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C185C" w14:textId="77777777" w:rsidR="00821C87" w:rsidRPr="000B4102" w:rsidRDefault="00821C87" w:rsidP="00B0441B">
            <w:pPr>
              <w:jc w:val="center"/>
            </w:pPr>
            <w:r w:rsidRPr="000B4102">
              <w:t>Hillsborough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F4382" w14:textId="77777777" w:rsidR="00821C87" w:rsidRPr="000B4102" w:rsidRDefault="00821C87" w:rsidP="00B0441B">
            <w:pPr>
              <w:jc w:val="center"/>
            </w:pPr>
            <w:r w:rsidRPr="000B4102">
              <w:t>28.05257</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DB402" w14:textId="77777777" w:rsidR="00821C87" w:rsidRPr="000B4102" w:rsidRDefault="00821C87" w:rsidP="00B0441B">
            <w:pPr>
              <w:jc w:val="center"/>
            </w:pPr>
            <w:r w:rsidRPr="000B4102">
              <w:t>-82.42038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F8C24" w14:textId="77777777" w:rsidR="00821C87" w:rsidRPr="000B4102" w:rsidRDefault="00821C87" w:rsidP="00B0441B">
            <w:pPr>
              <w:jc w:val="center"/>
            </w:pPr>
            <w:r w:rsidRPr="000B4102">
              <w:t>LACM405</w:t>
            </w:r>
          </w:p>
        </w:tc>
      </w:tr>
      <w:tr w:rsidR="00821C87" w:rsidRPr="000B4102" w14:paraId="1F48DB1D"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59CB156D"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5F01CCB0"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670D3" w14:textId="77777777" w:rsidR="00821C87" w:rsidRPr="000B4102" w:rsidRDefault="00821C87" w:rsidP="00B0441B">
            <w:pPr>
              <w:jc w:val="center"/>
            </w:pPr>
            <w:r w:rsidRPr="000B4102">
              <w:t>Highlands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33647" w14:textId="77777777" w:rsidR="00821C87" w:rsidRPr="000B4102" w:rsidRDefault="00821C87" w:rsidP="00B0441B">
            <w:pPr>
              <w:jc w:val="center"/>
            </w:pPr>
            <w:r w:rsidRPr="000B4102">
              <w:t>27.13408</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623A7" w14:textId="77777777" w:rsidR="00821C87" w:rsidRPr="000B4102" w:rsidRDefault="00821C87" w:rsidP="00B0441B">
            <w:pPr>
              <w:jc w:val="center"/>
            </w:pPr>
            <w:r w:rsidRPr="000B4102">
              <w:t>-81.32492</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279D5" w14:textId="77777777" w:rsidR="00821C87" w:rsidRPr="000B4102" w:rsidRDefault="00821C87" w:rsidP="00B0441B">
            <w:pPr>
              <w:jc w:val="center"/>
            </w:pPr>
            <w:r w:rsidRPr="000B4102">
              <w:t>FLMNH162452</w:t>
            </w:r>
          </w:p>
        </w:tc>
      </w:tr>
      <w:tr w:rsidR="00821C87" w:rsidRPr="000B4102" w14:paraId="2843251D" w14:textId="77777777" w:rsidTr="00B0441B">
        <w:trPr>
          <w:trHeight w:val="315"/>
        </w:trPr>
        <w:tc>
          <w:tcPr>
            <w:tcW w:w="6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AAF3E" w14:textId="77777777" w:rsidR="00821C87" w:rsidRPr="000B4102" w:rsidRDefault="00821C87" w:rsidP="00B0441B">
            <w:pPr>
              <w:jc w:val="center"/>
            </w:pPr>
            <w:r w:rsidRPr="000B4102">
              <w:t>GA</w:t>
            </w:r>
          </w:p>
        </w:tc>
        <w:tc>
          <w:tcPr>
            <w:tcW w:w="3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1B0D8" w14:textId="77777777" w:rsidR="00821C87" w:rsidRPr="000B4102" w:rsidRDefault="00821C87" w:rsidP="00B0441B">
            <w:pPr>
              <w:jc w:val="center"/>
            </w:pPr>
            <w:r w:rsidRPr="000B4102">
              <w:t>1</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A27B6" w14:textId="77777777" w:rsidR="00821C87" w:rsidRPr="000B4102" w:rsidRDefault="00821C87" w:rsidP="00B0441B">
            <w:pPr>
              <w:jc w:val="center"/>
            </w:pPr>
            <w:r w:rsidRPr="000B4102">
              <w:t>Taliaferro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23167" w14:textId="77777777" w:rsidR="00821C87" w:rsidRPr="000B4102" w:rsidRDefault="00821C87" w:rsidP="00B0441B">
            <w:pPr>
              <w:jc w:val="center"/>
            </w:pPr>
            <w:r w:rsidRPr="000B4102">
              <w:t>33.52602</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E36C7" w14:textId="77777777" w:rsidR="00821C87" w:rsidRPr="000B4102" w:rsidRDefault="00821C87" w:rsidP="00B0441B">
            <w:pPr>
              <w:jc w:val="center"/>
            </w:pPr>
            <w:r w:rsidRPr="000B4102">
              <w:t>-82.8497</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83B99" w14:textId="77777777" w:rsidR="00821C87" w:rsidRPr="000B4102" w:rsidRDefault="00821C87" w:rsidP="00B0441B">
            <w:pPr>
              <w:jc w:val="center"/>
            </w:pPr>
            <w:r w:rsidRPr="000B4102">
              <w:t>FLMNH186726</w:t>
            </w:r>
          </w:p>
        </w:tc>
      </w:tr>
      <w:tr w:rsidR="00821C87" w:rsidRPr="000B4102" w14:paraId="2C19EF08" w14:textId="77777777" w:rsidTr="00B0441B">
        <w:trPr>
          <w:trHeight w:val="315"/>
        </w:trPr>
        <w:tc>
          <w:tcPr>
            <w:tcW w:w="6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39CC8" w14:textId="77777777" w:rsidR="00821C87" w:rsidRPr="000B4102" w:rsidRDefault="00821C87" w:rsidP="00B0441B">
            <w:pPr>
              <w:jc w:val="center"/>
            </w:pPr>
            <w:r w:rsidRPr="000B4102">
              <w:t>IL</w:t>
            </w:r>
          </w:p>
        </w:tc>
        <w:tc>
          <w:tcPr>
            <w:tcW w:w="3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276ED" w14:textId="77777777" w:rsidR="00821C87" w:rsidRPr="000B4102" w:rsidRDefault="00821C87" w:rsidP="00B0441B">
            <w:pPr>
              <w:jc w:val="center"/>
            </w:pPr>
            <w:r w:rsidRPr="000B4102">
              <w:t>1</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94CE0" w14:textId="77777777" w:rsidR="00821C87" w:rsidRPr="000B4102" w:rsidRDefault="00821C87" w:rsidP="00B0441B">
            <w:pPr>
              <w:jc w:val="center"/>
            </w:pPr>
            <w:r w:rsidRPr="000B4102">
              <w:t>Kankakee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6DAA2" w14:textId="77777777" w:rsidR="00821C87" w:rsidRPr="000B4102" w:rsidRDefault="00821C87" w:rsidP="00B0441B">
            <w:pPr>
              <w:jc w:val="center"/>
            </w:pPr>
            <w:r w:rsidRPr="000B4102">
              <w:t>41.150118</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E479B" w14:textId="77777777" w:rsidR="00821C87" w:rsidRPr="000B4102" w:rsidRDefault="00821C87" w:rsidP="00B0441B">
            <w:pPr>
              <w:jc w:val="center"/>
            </w:pPr>
            <w:r w:rsidRPr="000B4102">
              <w:t>-87.853279</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DB51C" w14:textId="77777777" w:rsidR="00821C87" w:rsidRPr="000B4102" w:rsidRDefault="00821C87" w:rsidP="00B0441B">
            <w:pPr>
              <w:jc w:val="center"/>
            </w:pPr>
            <w:r w:rsidRPr="000B4102">
              <w:t>FMNH270533</w:t>
            </w:r>
          </w:p>
        </w:tc>
      </w:tr>
      <w:tr w:rsidR="00821C87" w:rsidRPr="000B4102" w14:paraId="03B356E6"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3C31F" w14:textId="77777777" w:rsidR="00821C87" w:rsidRPr="000B4102" w:rsidRDefault="00821C87" w:rsidP="00B0441B">
            <w:pPr>
              <w:jc w:val="center"/>
            </w:pPr>
            <w:r w:rsidRPr="000B4102">
              <w:t>IN</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16577" w14:textId="77777777" w:rsidR="00821C87" w:rsidRPr="000B4102" w:rsidRDefault="00821C87" w:rsidP="00B0441B">
            <w:pPr>
              <w:jc w:val="center"/>
            </w:pPr>
            <w:r w:rsidRPr="000B4102">
              <w:t>3</w:t>
            </w:r>
          </w:p>
        </w:tc>
        <w:tc>
          <w:tcPr>
            <w:tcW w:w="1357"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E3A9B" w14:textId="77777777" w:rsidR="00821C87" w:rsidRPr="000B4102" w:rsidRDefault="00821C87" w:rsidP="00B0441B">
            <w:pPr>
              <w:jc w:val="center"/>
            </w:pPr>
            <w:r w:rsidRPr="000B4102">
              <w:t>Lake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B24E0" w14:textId="77777777" w:rsidR="00821C87" w:rsidRPr="000B4102" w:rsidRDefault="00821C87" w:rsidP="00B0441B">
            <w:pPr>
              <w:jc w:val="center"/>
            </w:pPr>
            <w:r w:rsidRPr="000B4102">
              <w:t>41.44061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273AD" w14:textId="77777777" w:rsidR="00821C87" w:rsidRPr="000B4102" w:rsidRDefault="00821C87" w:rsidP="00B0441B">
            <w:pPr>
              <w:jc w:val="center"/>
            </w:pPr>
            <w:r w:rsidRPr="000B4102">
              <w:t>-87.367336</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C8691" w14:textId="77777777" w:rsidR="00821C87" w:rsidRPr="000B4102" w:rsidRDefault="00821C87" w:rsidP="00B0441B">
            <w:pPr>
              <w:jc w:val="center"/>
            </w:pPr>
            <w:r w:rsidRPr="000B4102">
              <w:t>FMNH282783</w:t>
            </w:r>
          </w:p>
        </w:tc>
      </w:tr>
      <w:tr w:rsidR="00821C87" w:rsidRPr="000B4102" w14:paraId="0E198336"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12197074"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74FBBCC6"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7885DF54"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58CD5" w14:textId="77777777" w:rsidR="00821C87" w:rsidRPr="000B4102" w:rsidRDefault="00821C87" w:rsidP="00B0441B">
            <w:pPr>
              <w:jc w:val="center"/>
              <w:rPr>
                <w:color w:val="212529"/>
              </w:rPr>
            </w:pPr>
            <w:r w:rsidRPr="000B4102">
              <w:rPr>
                <w:color w:val="212529"/>
              </w:rPr>
              <w:t>41.418813</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88FD6" w14:textId="77777777" w:rsidR="00821C87" w:rsidRPr="000B4102" w:rsidRDefault="00821C87" w:rsidP="00B0441B">
            <w:pPr>
              <w:jc w:val="center"/>
              <w:rPr>
                <w:color w:val="212529"/>
              </w:rPr>
            </w:pPr>
            <w:r w:rsidRPr="000B4102">
              <w:rPr>
                <w:color w:val="212529"/>
              </w:rPr>
              <w:t>-87.359084</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2D105" w14:textId="77777777" w:rsidR="00821C87" w:rsidRPr="000B4102" w:rsidRDefault="00821C87" w:rsidP="00B0441B">
            <w:pPr>
              <w:jc w:val="center"/>
            </w:pPr>
            <w:r w:rsidRPr="000B4102">
              <w:t>MCZR-14244</w:t>
            </w:r>
          </w:p>
        </w:tc>
      </w:tr>
      <w:tr w:rsidR="00821C87" w:rsidRPr="000B4102" w14:paraId="21C4FEBA"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03CB72A8"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2EFA47D0"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1B38E" w14:textId="77777777" w:rsidR="00821C87" w:rsidRPr="000B4102" w:rsidRDefault="00821C87" w:rsidP="00B0441B">
            <w:pPr>
              <w:jc w:val="center"/>
            </w:pPr>
            <w:r w:rsidRPr="000B4102">
              <w:t>Knox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222E2" w14:textId="77777777" w:rsidR="00821C87" w:rsidRPr="000B4102" w:rsidRDefault="00821C87" w:rsidP="00B0441B">
            <w:pPr>
              <w:jc w:val="center"/>
              <w:rPr>
                <w:color w:val="212529"/>
              </w:rPr>
            </w:pPr>
            <w:r w:rsidRPr="000B4102">
              <w:rPr>
                <w:color w:val="212529"/>
              </w:rPr>
              <w:t>38.6978578</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0F8D7" w14:textId="77777777" w:rsidR="00821C87" w:rsidRPr="000B4102" w:rsidRDefault="00821C87" w:rsidP="00B0441B">
            <w:pPr>
              <w:jc w:val="center"/>
              <w:rPr>
                <w:color w:val="212529"/>
              </w:rPr>
            </w:pPr>
            <w:r w:rsidRPr="000B4102">
              <w:rPr>
                <w:color w:val="212529"/>
              </w:rPr>
              <w:t>-87.390215</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7278D" w14:textId="77777777" w:rsidR="00821C87" w:rsidRPr="000B4102" w:rsidRDefault="00821C87" w:rsidP="00B0441B">
            <w:pPr>
              <w:jc w:val="center"/>
            </w:pPr>
            <w:r w:rsidRPr="000B4102">
              <w:t>MCZR-14247</w:t>
            </w:r>
          </w:p>
        </w:tc>
      </w:tr>
      <w:tr w:rsidR="00821C87" w:rsidRPr="000B4102" w14:paraId="4CF93288"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CE962" w14:textId="77777777" w:rsidR="00821C87" w:rsidRPr="000B4102" w:rsidRDefault="00821C87" w:rsidP="00B0441B">
            <w:pPr>
              <w:jc w:val="center"/>
            </w:pPr>
            <w:r w:rsidRPr="000B4102">
              <w:t>KS</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22256" w14:textId="77777777" w:rsidR="00821C87" w:rsidRPr="000B4102" w:rsidRDefault="00821C87" w:rsidP="00B0441B">
            <w:pPr>
              <w:jc w:val="center"/>
            </w:pPr>
            <w:r w:rsidRPr="000B4102">
              <w:t>6</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C3B9B" w14:textId="77777777" w:rsidR="00821C87" w:rsidRPr="000B4102" w:rsidRDefault="00821C87" w:rsidP="00B0441B">
            <w:pPr>
              <w:jc w:val="center"/>
            </w:pPr>
            <w:r w:rsidRPr="000B4102">
              <w:t>Allen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7A35E" w14:textId="77777777" w:rsidR="00821C87" w:rsidRPr="000B4102" w:rsidRDefault="00821C87" w:rsidP="00B0441B">
            <w:pPr>
              <w:jc w:val="center"/>
            </w:pPr>
            <w:r w:rsidRPr="000B4102">
              <w:t>37.99593</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322DF" w14:textId="77777777" w:rsidR="00821C87" w:rsidRPr="000B4102" w:rsidRDefault="00821C87" w:rsidP="00B0441B">
            <w:pPr>
              <w:jc w:val="center"/>
            </w:pPr>
            <w:r w:rsidRPr="000B4102">
              <w:t>-95.09689</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D70B1" w14:textId="77777777" w:rsidR="00821C87" w:rsidRPr="000B4102" w:rsidRDefault="00821C87" w:rsidP="00B0441B">
            <w:pPr>
              <w:jc w:val="center"/>
            </w:pPr>
            <w:r w:rsidRPr="000B4102">
              <w:t>FHSM11050</w:t>
            </w:r>
          </w:p>
        </w:tc>
      </w:tr>
      <w:tr w:rsidR="00821C87" w:rsidRPr="000B4102" w14:paraId="7174A810"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0F146B65"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1D68A8F5"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6795F" w14:textId="77777777" w:rsidR="00821C87" w:rsidRPr="000B4102" w:rsidRDefault="00821C87" w:rsidP="00B0441B">
            <w:pPr>
              <w:jc w:val="center"/>
            </w:pPr>
            <w:r w:rsidRPr="000B4102">
              <w:t>Ellsworth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B1E76" w14:textId="77777777" w:rsidR="00821C87" w:rsidRPr="000B4102" w:rsidRDefault="00821C87" w:rsidP="00B0441B">
            <w:pPr>
              <w:jc w:val="center"/>
            </w:pPr>
            <w:r w:rsidRPr="000B4102">
              <w:t>38.62943</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C4C63" w14:textId="77777777" w:rsidR="00821C87" w:rsidRPr="000B4102" w:rsidRDefault="00821C87" w:rsidP="00B0441B">
            <w:pPr>
              <w:jc w:val="center"/>
            </w:pPr>
            <w:r w:rsidRPr="000B4102">
              <w:t>-98.31319</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B62A8" w14:textId="77777777" w:rsidR="00821C87" w:rsidRPr="000B4102" w:rsidRDefault="00821C87" w:rsidP="00B0441B">
            <w:pPr>
              <w:jc w:val="center"/>
            </w:pPr>
            <w:r w:rsidRPr="000B4102">
              <w:t>FHSM11062</w:t>
            </w:r>
          </w:p>
        </w:tc>
      </w:tr>
      <w:tr w:rsidR="00821C87" w:rsidRPr="000B4102" w14:paraId="719CD8E3"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23605045"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40F4349E"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36B29" w14:textId="77777777" w:rsidR="00821C87" w:rsidRPr="000B4102" w:rsidRDefault="00821C87" w:rsidP="00B0441B">
            <w:pPr>
              <w:jc w:val="center"/>
            </w:pPr>
            <w:r w:rsidRPr="000B4102">
              <w:t>Johnson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2F4F5" w14:textId="77777777" w:rsidR="00821C87" w:rsidRPr="000B4102" w:rsidRDefault="00821C87" w:rsidP="00B0441B">
            <w:pPr>
              <w:jc w:val="center"/>
            </w:pPr>
            <w:r w:rsidRPr="000B4102">
              <w:t>38.91939</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C5EF4" w14:textId="77777777" w:rsidR="00821C87" w:rsidRPr="000B4102" w:rsidRDefault="00821C87" w:rsidP="00B0441B">
            <w:pPr>
              <w:jc w:val="center"/>
            </w:pPr>
            <w:r w:rsidRPr="000B4102">
              <w:t>-94.94588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38B88" w14:textId="77777777" w:rsidR="00821C87" w:rsidRPr="000B4102" w:rsidRDefault="00821C87" w:rsidP="00B0441B">
            <w:pPr>
              <w:jc w:val="center"/>
            </w:pPr>
            <w:r w:rsidRPr="000B4102">
              <w:t>FHSM13103</w:t>
            </w:r>
          </w:p>
        </w:tc>
      </w:tr>
      <w:tr w:rsidR="00821C87" w:rsidRPr="000B4102" w14:paraId="74366E07"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29397FAA"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1DE378B2"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A19A2" w14:textId="77777777" w:rsidR="00821C87" w:rsidRPr="000B4102" w:rsidRDefault="00821C87" w:rsidP="00B0441B">
            <w:pPr>
              <w:jc w:val="center"/>
            </w:pPr>
            <w:r w:rsidRPr="000B4102">
              <w:t>Cheyenne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634F1" w14:textId="77777777" w:rsidR="00821C87" w:rsidRPr="000B4102" w:rsidRDefault="00821C87" w:rsidP="00B0441B">
            <w:pPr>
              <w:jc w:val="center"/>
            </w:pPr>
            <w:r w:rsidRPr="000B4102">
              <w:t>39.7412</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9DA44" w14:textId="77777777" w:rsidR="00821C87" w:rsidRPr="000B4102" w:rsidRDefault="00821C87" w:rsidP="00B0441B">
            <w:pPr>
              <w:jc w:val="center"/>
            </w:pPr>
            <w:r w:rsidRPr="000B4102">
              <w:t>-101.86253</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73EF1" w14:textId="77777777" w:rsidR="00821C87" w:rsidRPr="000B4102" w:rsidRDefault="00821C87" w:rsidP="00B0441B">
            <w:pPr>
              <w:jc w:val="center"/>
            </w:pPr>
            <w:r w:rsidRPr="000B4102">
              <w:t>FHSM9042</w:t>
            </w:r>
          </w:p>
        </w:tc>
      </w:tr>
      <w:tr w:rsidR="00821C87" w:rsidRPr="000B4102" w14:paraId="546418B6"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6727F182"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026908E2" w14:textId="77777777" w:rsidR="00821C87" w:rsidRPr="000B4102" w:rsidRDefault="00821C87" w:rsidP="00B0441B"/>
        </w:tc>
        <w:tc>
          <w:tcPr>
            <w:tcW w:w="1357"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674DC" w14:textId="77777777" w:rsidR="00821C87" w:rsidRPr="000B4102" w:rsidRDefault="00821C87" w:rsidP="00B0441B">
            <w:pPr>
              <w:jc w:val="center"/>
            </w:pPr>
            <w:r w:rsidRPr="000B4102">
              <w:t>Crawford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DDC96" w14:textId="77777777" w:rsidR="00821C87" w:rsidRPr="000B4102" w:rsidRDefault="00821C87" w:rsidP="00B0441B">
            <w:pPr>
              <w:jc w:val="center"/>
            </w:pPr>
            <w:r w:rsidRPr="000B4102">
              <w:t>37.64727</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44DF8" w14:textId="77777777" w:rsidR="00821C87" w:rsidRPr="000B4102" w:rsidRDefault="00821C87" w:rsidP="00B0441B">
            <w:pPr>
              <w:jc w:val="center"/>
            </w:pPr>
            <w:r w:rsidRPr="000B4102">
              <w:t>-94.80845</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FF704" w14:textId="77777777" w:rsidR="00821C87" w:rsidRPr="000B4102" w:rsidRDefault="00821C87" w:rsidP="00B0441B">
            <w:pPr>
              <w:jc w:val="center"/>
            </w:pPr>
            <w:r w:rsidRPr="000B4102">
              <w:t>FHSM13277</w:t>
            </w:r>
          </w:p>
        </w:tc>
      </w:tr>
      <w:tr w:rsidR="00821C87" w:rsidRPr="000B4102" w14:paraId="1C1DFFB7"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1F14EA2B"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00682441"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364380AB"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BFCA8" w14:textId="77777777" w:rsidR="00821C87" w:rsidRPr="000B4102" w:rsidRDefault="00821C87" w:rsidP="00B0441B">
            <w:pPr>
              <w:jc w:val="center"/>
              <w:rPr>
                <w:color w:val="333333"/>
              </w:rPr>
            </w:pPr>
            <w:r w:rsidRPr="000B4102">
              <w:rPr>
                <w:color w:val="333333"/>
              </w:rPr>
              <w:t>37.62584</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8ADC6" w14:textId="77777777" w:rsidR="00821C87" w:rsidRPr="000B4102" w:rsidRDefault="00821C87" w:rsidP="00B0441B">
            <w:pPr>
              <w:jc w:val="center"/>
              <w:rPr>
                <w:color w:val="333333"/>
              </w:rPr>
            </w:pPr>
            <w:r w:rsidRPr="000B4102">
              <w:rPr>
                <w:color w:val="333333"/>
              </w:rPr>
              <w:t>-94.81065</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F3842" w14:textId="77777777" w:rsidR="00821C87" w:rsidRPr="000B4102" w:rsidRDefault="00821C87" w:rsidP="00B0441B">
            <w:pPr>
              <w:jc w:val="center"/>
            </w:pPr>
            <w:r w:rsidRPr="000B4102">
              <w:t>FHSM12917</w:t>
            </w:r>
          </w:p>
        </w:tc>
      </w:tr>
      <w:tr w:rsidR="00821C87" w:rsidRPr="000B4102" w14:paraId="53933262"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7CAC0" w14:textId="77777777" w:rsidR="00821C87" w:rsidRPr="000B4102" w:rsidRDefault="00821C87" w:rsidP="00B0441B">
            <w:pPr>
              <w:jc w:val="center"/>
            </w:pPr>
            <w:r w:rsidRPr="000B4102">
              <w:t>LA</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9F539" w14:textId="77777777" w:rsidR="00821C87" w:rsidRPr="000B4102" w:rsidRDefault="00821C87" w:rsidP="00B0441B">
            <w:pPr>
              <w:jc w:val="center"/>
            </w:pPr>
            <w:r w:rsidRPr="000B4102">
              <w:t>2</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184DD" w14:textId="77777777" w:rsidR="00821C87" w:rsidRPr="000B4102" w:rsidRDefault="00821C87" w:rsidP="00B0441B">
            <w:pPr>
              <w:jc w:val="center"/>
            </w:pPr>
            <w:r w:rsidRPr="000B4102">
              <w:t>Winn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30779" w14:textId="77777777" w:rsidR="00821C87" w:rsidRPr="000B4102" w:rsidRDefault="00821C87" w:rsidP="00B0441B">
            <w:pPr>
              <w:jc w:val="center"/>
            </w:pPr>
            <w:r w:rsidRPr="000B4102">
              <w:t>31.883707</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28A17" w14:textId="77777777" w:rsidR="00821C87" w:rsidRPr="000B4102" w:rsidRDefault="00821C87" w:rsidP="00B0441B">
            <w:pPr>
              <w:jc w:val="center"/>
            </w:pPr>
            <w:r w:rsidRPr="000B4102">
              <w:t>-92.524465</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88C17" w14:textId="77777777" w:rsidR="00821C87" w:rsidRPr="000B4102" w:rsidRDefault="00821C87" w:rsidP="00B0441B">
            <w:pPr>
              <w:jc w:val="center"/>
            </w:pPr>
            <w:r w:rsidRPr="000B4102">
              <w:t>LSUH18938</w:t>
            </w:r>
          </w:p>
        </w:tc>
      </w:tr>
      <w:tr w:rsidR="00821C87" w:rsidRPr="000B4102" w14:paraId="19BDC50D"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5100C63F"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25C24744"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4B028" w14:textId="77777777" w:rsidR="00821C87" w:rsidRPr="000B4102" w:rsidRDefault="00821C87" w:rsidP="00B0441B">
            <w:pPr>
              <w:jc w:val="center"/>
            </w:pPr>
            <w:r w:rsidRPr="000B4102">
              <w:t>Bienville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6A7B3" w14:textId="77777777" w:rsidR="00821C87" w:rsidRPr="000B4102" w:rsidRDefault="00821C87" w:rsidP="00B0441B">
            <w:pPr>
              <w:jc w:val="center"/>
            </w:pPr>
            <w:r w:rsidRPr="000B4102">
              <w:t>32.344494</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C6E92" w14:textId="77777777" w:rsidR="00821C87" w:rsidRPr="000B4102" w:rsidRDefault="00821C87" w:rsidP="00B0441B">
            <w:pPr>
              <w:jc w:val="center"/>
            </w:pPr>
            <w:r w:rsidRPr="000B4102">
              <w:t>-93.14349</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AAA23" w14:textId="77777777" w:rsidR="00821C87" w:rsidRPr="000B4102" w:rsidRDefault="00821C87" w:rsidP="00B0441B">
            <w:pPr>
              <w:jc w:val="center"/>
            </w:pPr>
            <w:r w:rsidRPr="000B4102">
              <w:t>LSUH21201</w:t>
            </w:r>
          </w:p>
        </w:tc>
      </w:tr>
      <w:tr w:rsidR="00821C87" w:rsidRPr="000B4102" w14:paraId="3E044C67"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D5061" w14:textId="77777777" w:rsidR="00821C87" w:rsidRPr="000B4102" w:rsidRDefault="00821C87" w:rsidP="00B0441B">
            <w:pPr>
              <w:jc w:val="center"/>
            </w:pPr>
            <w:r w:rsidRPr="000B4102">
              <w:t>MI</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15CBF" w14:textId="77777777" w:rsidR="00821C87" w:rsidRPr="000B4102" w:rsidRDefault="00821C87" w:rsidP="00B0441B">
            <w:pPr>
              <w:jc w:val="center"/>
            </w:pPr>
            <w:r w:rsidRPr="000B4102">
              <w:t>7</w:t>
            </w:r>
          </w:p>
        </w:tc>
        <w:tc>
          <w:tcPr>
            <w:tcW w:w="1357"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FFE7A" w14:textId="77777777" w:rsidR="00821C87" w:rsidRPr="000B4102" w:rsidRDefault="00821C87" w:rsidP="00B0441B">
            <w:pPr>
              <w:jc w:val="center"/>
            </w:pPr>
            <w:r w:rsidRPr="000B4102">
              <w:t>Tuscola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26829" w14:textId="77777777" w:rsidR="00821C87" w:rsidRPr="000B4102" w:rsidRDefault="00821C87" w:rsidP="00B0441B">
            <w:pPr>
              <w:jc w:val="center"/>
            </w:pPr>
            <w:r w:rsidRPr="000B4102">
              <w:t>43.29311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2BE92" w14:textId="77777777" w:rsidR="00821C87" w:rsidRPr="000B4102" w:rsidRDefault="00821C87" w:rsidP="00B0441B">
            <w:pPr>
              <w:jc w:val="center"/>
            </w:pPr>
            <w:r w:rsidRPr="000B4102">
              <w:t>-83.452948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59A11" w14:textId="77777777" w:rsidR="00821C87" w:rsidRPr="000B4102" w:rsidRDefault="00821C87" w:rsidP="00B0441B">
            <w:pPr>
              <w:jc w:val="center"/>
            </w:pPr>
            <w:r w:rsidRPr="000B4102">
              <w:t>UMMZ217160</w:t>
            </w:r>
          </w:p>
        </w:tc>
      </w:tr>
      <w:tr w:rsidR="00821C87" w:rsidRPr="000B4102" w14:paraId="031FC81E"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45F3EE2C"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3A04F742"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6B8E80AE"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B8E04" w14:textId="77777777" w:rsidR="00821C87" w:rsidRPr="000B4102" w:rsidRDefault="00821C87" w:rsidP="00B0441B">
            <w:pPr>
              <w:jc w:val="center"/>
            </w:pPr>
            <w:r w:rsidRPr="000B4102">
              <w:t>43.29311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42490" w14:textId="77777777" w:rsidR="00821C87" w:rsidRPr="000B4102" w:rsidRDefault="00821C87" w:rsidP="00B0441B">
            <w:pPr>
              <w:jc w:val="center"/>
            </w:pPr>
            <w:r w:rsidRPr="000B4102">
              <w:t>-83.452948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BA4D7" w14:textId="77777777" w:rsidR="00821C87" w:rsidRPr="000B4102" w:rsidRDefault="00821C87" w:rsidP="00B0441B">
            <w:pPr>
              <w:jc w:val="center"/>
            </w:pPr>
            <w:r w:rsidRPr="000B4102">
              <w:t>UMMZ217161</w:t>
            </w:r>
          </w:p>
        </w:tc>
      </w:tr>
      <w:tr w:rsidR="00821C87" w:rsidRPr="000B4102" w14:paraId="43425AFF"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754CCBAF"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1E2EFFE6"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0C1BE6C3"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06FE7" w14:textId="77777777" w:rsidR="00821C87" w:rsidRPr="000B4102" w:rsidRDefault="00821C87" w:rsidP="00B0441B">
            <w:pPr>
              <w:jc w:val="center"/>
            </w:pPr>
            <w:r w:rsidRPr="000B4102">
              <w:t>43.29311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1B912" w14:textId="77777777" w:rsidR="00821C87" w:rsidRPr="000B4102" w:rsidRDefault="00821C87" w:rsidP="00B0441B">
            <w:pPr>
              <w:jc w:val="center"/>
            </w:pPr>
            <w:r w:rsidRPr="000B4102">
              <w:t>-83.452948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5E4AB" w14:textId="77777777" w:rsidR="00821C87" w:rsidRPr="000B4102" w:rsidRDefault="00821C87" w:rsidP="00B0441B">
            <w:pPr>
              <w:jc w:val="center"/>
            </w:pPr>
            <w:r w:rsidRPr="000B4102">
              <w:t>UMMZ217162</w:t>
            </w:r>
          </w:p>
        </w:tc>
      </w:tr>
      <w:tr w:rsidR="00821C87" w:rsidRPr="000B4102" w14:paraId="285D862D"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63A9D189"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04D85A00"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7B0174AF"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650BE" w14:textId="77777777" w:rsidR="00821C87" w:rsidRPr="000B4102" w:rsidRDefault="00821C87" w:rsidP="00B0441B">
            <w:pPr>
              <w:jc w:val="center"/>
            </w:pPr>
            <w:r w:rsidRPr="000B4102">
              <w:t>43.29311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4438A" w14:textId="77777777" w:rsidR="00821C87" w:rsidRPr="000B4102" w:rsidRDefault="00821C87" w:rsidP="00B0441B">
            <w:pPr>
              <w:jc w:val="center"/>
            </w:pPr>
            <w:r w:rsidRPr="000B4102">
              <w:t>-83.452948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0004" w14:textId="77777777" w:rsidR="00821C87" w:rsidRPr="000B4102" w:rsidRDefault="00821C87" w:rsidP="00B0441B">
            <w:pPr>
              <w:jc w:val="center"/>
            </w:pPr>
            <w:r w:rsidRPr="000B4102">
              <w:t>UMMZ217163</w:t>
            </w:r>
          </w:p>
        </w:tc>
      </w:tr>
      <w:tr w:rsidR="00821C87" w:rsidRPr="000B4102" w14:paraId="7A636A11"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26F13554"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0E97AE36"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6C030729"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69CEA" w14:textId="77777777" w:rsidR="00821C87" w:rsidRPr="000B4102" w:rsidRDefault="00821C87" w:rsidP="00B0441B">
            <w:pPr>
              <w:jc w:val="center"/>
            </w:pPr>
            <w:r w:rsidRPr="000B4102">
              <w:t>43.29311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EA1F1" w14:textId="77777777" w:rsidR="00821C87" w:rsidRPr="000B4102" w:rsidRDefault="00821C87" w:rsidP="00B0441B">
            <w:pPr>
              <w:jc w:val="center"/>
            </w:pPr>
            <w:r w:rsidRPr="000B4102">
              <w:t>-83.452948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7415D" w14:textId="77777777" w:rsidR="00821C87" w:rsidRPr="000B4102" w:rsidRDefault="00821C87" w:rsidP="00B0441B">
            <w:pPr>
              <w:jc w:val="center"/>
            </w:pPr>
            <w:r w:rsidRPr="000B4102">
              <w:t>UMMZ217164</w:t>
            </w:r>
          </w:p>
        </w:tc>
      </w:tr>
      <w:tr w:rsidR="00821C87" w:rsidRPr="000B4102" w14:paraId="7D940AFD"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52E913D9"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52AB4778"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0FE1A60E"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C2A4C" w14:textId="77777777" w:rsidR="00821C87" w:rsidRPr="000B4102" w:rsidRDefault="00821C87" w:rsidP="00B0441B">
            <w:pPr>
              <w:jc w:val="center"/>
            </w:pPr>
            <w:r w:rsidRPr="000B4102">
              <w:t>43.29311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F7CD4" w14:textId="77777777" w:rsidR="00821C87" w:rsidRPr="000B4102" w:rsidRDefault="00821C87" w:rsidP="00B0441B">
            <w:pPr>
              <w:jc w:val="center"/>
            </w:pPr>
            <w:r w:rsidRPr="000B4102">
              <w:t>-83.452948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494FA" w14:textId="77777777" w:rsidR="00821C87" w:rsidRPr="000B4102" w:rsidRDefault="00821C87" w:rsidP="00B0441B">
            <w:pPr>
              <w:jc w:val="center"/>
            </w:pPr>
            <w:r w:rsidRPr="000B4102">
              <w:t>UMMZ217165</w:t>
            </w:r>
          </w:p>
        </w:tc>
      </w:tr>
      <w:tr w:rsidR="00821C87" w:rsidRPr="000B4102" w14:paraId="34762619"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337699C0"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67F52EBE"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440F209D"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30EF7" w14:textId="77777777" w:rsidR="00821C87" w:rsidRPr="000B4102" w:rsidRDefault="00821C87" w:rsidP="00B0441B">
            <w:pPr>
              <w:jc w:val="center"/>
            </w:pPr>
            <w:r w:rsidRPr="000B4102">
              <w:t>43.29311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41CABB" w14:textId="77777777" w:rsidR="00821C87" w:rsidRPr="000B4102" w:rsidRDefault="00821C87" w:rsidP="00B0441B">
            <w:pPr>
              <w:jc w:val="center"/>
            </w:pPr>
            <w:r w:rsidRPr="000B4102">
              <w:t>-83.452948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6032" w14:textId="77777777" w:rsidR="00821C87" w:rsidRPr="000B4102" w:rsidRDefault="00821C87" w:rsidP="00B0441B">
            <w:pPr>
              <w:jc w:val="center"/>
            </w:pPr>
            <w:r w:rsidRPr="000B4102">
              <w:t>UMMZ240708</w:t>
            </w:r>
          </w:p>
        </w:tc>
      </w:tr>
      <w:tr w:rsidR="00821C87" w:rsidRPr="000B4102" w14:paraId="38CB83D0" w14:textId="77777777" w:rsidTr="00B0441B">
        <w:trPr>
          <w:trHeight w:val="315"/>
        </w:trPr>
        <w:tc>
          <w:tcPr>
            <w:tcW w:w="6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04EF2" w14:textId="77777777" w:rsidR="00821C87" w:rsidRPr="000B4102" w:rsidRDefault="00821C87" w:rsidP="00B0441B">
            <w:pPr>
              <w:jc w:val="center"/>
            </w:pPr>
            <w:r w:rsidRPr="000B4102">
              <w:t>MS</w:t>
            </w:r>
          </w:p>
        </w:tc>
        <w:tc>
          <w:tcPr>
            <w:tcW w:w="3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166CB" w14:textId="77777777" w:rsidR="00821C87" w:rsidRPr="000B4102" w:rsidRDefault="00821C87" w:rsidP="00B0441B">
            <w:pPr>
              <w:jc w:val="center"/>
            </w:pPr>
            <w:r w:rsidRPr="000B4102">
              <w:t>1</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D13B28" w14:textId="77777777" w:rsidR="00821C87" w:rsidRPr="000B4102" w:rsidRDefault="00821C87" w:rsidP="00B0441B">
            <w:pPr>
              <w:jc w:val="center"/>
            </w:pPr>
            <w:r w:rsidRPr="000B4102">
              <w:t>Greene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75D52" w14:textId="77777777" w:rsidR="00821C87" w:rsidRPr="000B4102" w:rsidRDefault="00821C87" w:rsidP="00B0441B">
            <w:pPr>
              <w:jc w:val="center"/>
            </w:pPr>
            <w:r w:rsidRPr="000B4102">
              <w:t>31.35252</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4134A" w14:textId="77777777" w:rsidR="00821C87" w:rsidRPr="000B4102" w:rsidRDefault="00821C87" w:rsidP="00B0441B">
            <w:pPr>
              <w:jc w:val="center"/>
            </w:pPr>
            <w:r w:rsidRPr="000B4102">
              <w:t>-88.67345</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4EB80" w14:textId="77777777" w:rsidR="00821C87" w:rsidRPr="000B4102" w:rsidRDefault="00821C87" w:rsidP="00B0441B">
            <w:pPr>
              <w:jc w:val="center"/>
            </w:pPr>
            <w:r w:rsidRPr="000B4102">
              <w:t>UTEP19952</w:t>
            </w:r>
          </w:p>
        </w:tc>
      </w:tr>
      <w:tr w:rsidR="00821C87" w:rsidRPr="000B4102" w14:paraId="55A0D2E7"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C9521" w14:textId="77777777" w:rsidR="00821C87" w:rsidRPr="000B4102" w:rsidRDefault="00821C87" w:rsidP="00B0441B">
            <w:pPr>
              <w:jc w:val="center"/>
            </w:pPr>
            <w:r w:rsidRPr="000B4102">
              <w:t>NC</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219A3" w14:textId="77777777" w:rsidR="00821C87" w:rsidRPr="000B4102" w:rsidRDefault="00821C87" w:rsidP="00B0441B">
            <w:pPr>
              <w:jc w:val="center"/>
            </w:pPr>
            <w:r w:rsidRPr="000B4102">
              <w:t>2</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E456E" w14:textId="77777777" w:rsidR="00821C87" w:rsidRPr="000B4102" w:rsidRDefault="00821C87" w:rsidP="00B0441B">
            <w:pPr>
              <w:jc w:val="center"/>
            </w:pPr>
            <w:r w:rsidRPr="000B4102">
              <w:t>Brunswick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A3DD0" w14:textId="77777777" w:rsidR="00821C87" w:rsidRPr="000B4102" w:rsidRDefault="00821C87" w:rsidP="00B0441B">
            <w:pPr>
              <w:jc w:val="center"/>
            </w:pPr>
            <w:r w:rsidRPr="000B4102">
              <w:t>33.9214</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23EE4" w14:textId="77777777" w:rsidR="00821C87" w:rsidRPr="000B4102" w:rsidRDefault="00821C87" w:rsidP="00B0441B">
            <w:pPr>
              <w:jc w:val="center"/>
            </w:pPr>
            <w:r w:rsidRPr="000B4102">
              <w:t>-78.0206</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3661A" w14:textId="77777777" w:rsidR="00821C87" w:rsidRPr="000B4102" w:rsidRDefault="00821C87" w:rsidP="00B0441B">
            <w:pPr>
              <w:jc w:val="center"/>
            </w:pPr>
            <w:r w:rsidRPr="000B4102">
              <w:t>MVZ137535</w:t>
            </w:r>
          </w:p>
        </w:tc>
      </w:tr>
      <w:tr w:rsidR="00821C87" w:rsidRPr="000B4102" w14:paraId="529234A1"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15C7D17F"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2DBCA5FE"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8C53C" w14:textId="77777777" w:rsidR="00821C87" w:rsidRPr="000B4102" w:rsidRDefault="00821C87" w:rsidP="00B0441B">
            <w:pPr>
              <w:jc w:val="center"/>
            </w:pPr>
            <w:r w:rsidRPr="000B4102">
              <w:t>Wake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35EF8" w14:textId="77777777" w:rsidR="00821C87" w:rsidRPr="000B4102" w:rsidRDefault="00821C87" w:rsidP="00B0441B">
            <w:pPr>
              <w:jc w:val="center"/>
            </w:pPr>
            <w:r w:rsidRPr="000B4102">
              <w:t>35.7474</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F3793" w14:textId="77777777" w:rsidR="00821C87" w:rsidRPr="000B4102" w:rsidRDefault="00821C87" w:rsidP="00B0441B">
            <w:pPr>
              <w:jc w:val="center"/>
            </w:pPr>
            <w:r w:rsidRPr="000B4102">
              <w:t>-78.5793</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3AFF6" w14:textId="77777777" w:rsidR="00821C87" w:rsidRPr="000B4102" w:rsidRDefault="00821C87" w:rsidP="00B0441B">
            <w:pPr>
              <w:jc w:val="center"/>
            </w:pPr>
            <w:r w:rsidRPr="000B4102">
              <w:t>MVZ137537</w:t>
            </w:r>
          </w:p>
        </w:tc>
      </w:tr>
      <w:tr w:rsidR="00821C87" w:rsidRPr="000B4102" w14:paraId="13722B29"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9D5AC" w14:textId="77777777" w:rsidR="00821C87" w:rsidRPr="000B4102" w:rsidRDefault="00821C87" w:rsidP="00B0441B">
            <w:pPr>
              <w:jc w:val="center"/>
            </w:pPr>
            <w:r w:rsidRPr="000B4102">
              <w:t>NE</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870D17" w14:textId="77777777" w:rsidR="00821C87" w:rsidRPr="000B4102" w:rsidRDefault="00821C87" w:rsidP="00B0441B">
            <w:pPr>
              <w:jc w:val="center"/>
            </w:pPr>
            <w:r w:rsidRPr="000B4102">
              <w:t>3</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DEA85" w14:textId="77777777" w:rsidR="00821C87" w:rsidRPr="000B4102" w:rsidRDefault="00821C87" w:rsidP="00B0441B">
            <w:pPr>
              <w:jc w:val="center"/>
            </w:pPr>
            <w:r w:rsidRPr="000B4102">
              <w:t>Adams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ACEE0" w14:textId="77777777" w:rsidR="00821C87" w:rsidRPr="000B4102" w:rsidRDefault="00821C87" w:rsidP="00B0441B">
            <w:pPr>
              <w:jc w:val="center"/>
            </w:pPr>
            <w:r w:rsidRPr="000B4102">
              <w:t>40.4666</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F4A0E" w14:textId="77777777" w:rsidR="00821C87" w:rsidRPr="000B4102" w:rsidRDefault="00821C87" w:rsidP="00B0441B">
            <w:pPr>
              <w:jc w:val="center"/>
            </w:pPr>
            <w:r w:rsidRPr="000B4102">
              <w:t>-98.697</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8DD64" w14:textId="77777777" w:rsidR="00821C87" w:rsidRPr="000B4102" w:rsidRDefault="00821C87" w:rsidP="00B0441B">
            <w:pPr>
              <w:jc w:val="center"/>
            </w:pPr>
            <w:r w:rsidRPr="000B4102">
              <w:t>FHSM16526</w:t>
            </w:r>
          </w:p>
        </w:tc>
      </w:tr>
      <w:tr w:rsidR="00821C87" w:rsidRPr="000B4102" w14:paraId="0C3714A2"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1DEE719A"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5F88F324" w14:textId="77777777" w:rsidR="00821C87" w:rsidRPr="000B4102" w:rsidRDefault="00821C87" w:rsidP="00B0441B"/>
        </w:tc>
        <w:tc>
          <w:tcPr>
            <w:tcW w:w="1357"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48FE2" w14:textId="77777777" w:rsidR="00821C87" w:rsidRPr="000B4102" w:rsidRDefault="00821C87" w:rsidP="00B0441B">
            <w:pPr>
              <w:jc w:val="center"/>
            </w:pPr>
            <w:r w:rsidRPr="000B4102">
              <w:t>Phelps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0A8D8" w14:textId="77777777" w:rsidR="00821C87" w:rsidRPr="000B4102" w:rsidRDefault="00821C87" w:rsidP="00B0441B">
            <w:pPr>
              <w:jc w:val="center"/>
            </w:pPr>
            <w:r w:rsidRPr="000B4102">
              <w:t>40.66428</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A34D9" w14:textId="77777777" w:rsidR="00821C87" w:rsidRPr="000B4102" w:rsidRDefault="00821C87" w:rsidP="00B0441B">
            <w:pPr>
              <w:jc w:val="center"/>
            </w:pPr>
            <w:r w:rsidRPr="000B4102">
              <w:t>-99.37649</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A1C29" w14:textId="77777777" w:rsidR="00821C87" w:rsidRPr="000B4102" w:rsidRDefault="00821C87" w:rsidP="00B0441B">
            <w:pPr>
              <w:jc w:val="center"/>
            </w:pPr>
            <w:r w:rsidRPr="000B4102">
              <w:t>FHSM16527</w:t>
            </w:r>
          </w:p>
        </w:tc>
      </w:tr>
      <w:tr w:rsidR="00821C87" w:rsidRPr="000B4102" w14:paraId="5B994E62"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381F461F"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22D1E0BD"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68A78574"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7A853" w14:textId="77777777" w:rsidR="00821C87" w:rsidRPr="000B4102" w:rsidRDefault="00821C87" w:rsidP="00B0441B">
            <w:pPr>
              <w:jc w:val="center"/>
            </w:pPr>
            <w:r w:rsidRPr="000B4102">
              <w:t>40.624881</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17BA8" w14:textId="77777777" w:rsidR="00821C87" w:rsidRPr="000B4102" w:rsidRDefault="00821C87" w:rsidP="00B0441B">
            <w:pPr>
              <w:jc w:val="center"/>
            </w:pPr>
            <w:r w:rsidRPr="000B4102">
              <w:t>-99.1983</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1871D" w14:textId="77777777" w:rsidR="00821C87" w:rsidRPr="000B4102" w:rsidRDefault="00821C87" w:rsidP="00B0441B">
            <w:pPr>
              <w:jc w:val="center"/>
            </w:pPr>
            <w:r w:rsidRPr="000B4102">
              <w:t>FHSM16530</w:t>
            </w:r>
          </w:p>
        </w:tc>
      </w:tr>
      <w:tr w:rsidR="00821C87" w:rsidRPr="000B4102" w14:paraId="46592BD3"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0E031" w14:textId="77777777" w:rsidR="00821C87" w:rsidRPr="000B4102" w:rsidRDefault="00821C87" w:rsidP="00B0441B">
            <w:pPr>
              <w:jc w:val="center"/>
            </w:pPr>
            <w:r w:rsidRPr="000B4102">
              <w:t>NM</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5826E" w14:textId="77777777" w:rsidR="00821C87" w:rsidRPr="000B4102" w:rsidRDefault="00821C87" w:rsidP="00B0441B">
            <w:pPr>
              <w:jc w:val="center"/>
            </w:pPr>
            <w:r w:rsidRPr="000B4102">
              <w:t>2</w:t>
            </w:r>
          </w:p>
        </w:tc>
        <w:tc>
          <w:tcPr>
            <w:tcW w:w="1357"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98C80" w14:textId="77777777" w:rsidR="00821C87" w:rsidRPr="000B4102" w:rsidRDefault="00821C87" w:rsidP="00B0441B">
            <w:pPr>
              <w:jc w:val="center"/>
            </w:pPr>
            <w:r w:rsidRPr="000B4102">
              <w:t>Chavez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002D6" w14:textId="77777777" w:rsidR="00821C87" w:rsidRPr="000B4102" w:rsidRDefault="00821C87" w:rsidP="00B0441B">
            <w:pPr>
              <w:jc w:val="center"/>
            </w:pPr>
            <w:r w:rsidRPr="000B4102">
              <w:t>33.44155</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99AA3" w14:textId="77777777" w:rsidR="00821C87" w:rsidRPr="000B4102" w:rsidRDefault="00821C87" w:rsidP="00B0441B">
            <w:pPr>
              <w:jc w:val="center"/>
            </w:pPr>
            <w:r w:rsidRPr="000B4102">
              <w:t>-103.82035</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E69AF" w14:textId="77777777" w:rsidR="00821C87" w:rsidRPr="000B4102" w:rsidRDefault="00821C87" w:rsidP="00B0441B">
            <w:pPr>
              <w:jc w:val="center"/>
            </w:pPr>
            <w:r w:rsidRPr="000B4102">
              <w:t>MSB74291</w:t>
            </w:r>
          </w:p>
        </w:tc>
      </w:tr>
      <w:tr w:rsidR="00821C87" w:rsidRPr="000B4102" w14:paraId="14610906"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65F321E8"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3B689C78"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3747839B"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AD3F" w14:textId="77777777" w:rsidR="00821C87" w:rsidRPr="000B4102" w:rsidRDefault="00821C87" w:rsidP="00B0441B">
            <w:pPr>
              <w:jc w:val="center"/>
            </w:pPr>
            <w:r w:rsidRPr="000B4102">
              <w:t>33.61675266</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31EDB" w14:textId="77777777" w:rsidR="00821C87" w:rsidRPr="000B4102" w:rsidRDefault="00821C87" w:rsidP="00B0441B">
            <w:pPr>
              <w:jc w:val="center"/>
            </w:pPr>
            <w:r w:rsidRPr="000B4102">
              <w:t>-103.8505105</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390A7" w14:textId="77777777" w:rsidR="00821C87" w:rsidRPr="000B4102" w:rsidRDefault="00821C87" w:rsidP="00B0441B">
            <w:pPr>
              <w:jc w:val="center"/>
            </w:pPr>
            <w:r w:rsidRPr="000B4102">
              <w:t>MSB74657</w:t>
            </w:r>
          </w:p>
        </w:tc>
      </w:tr>
      <w:tr w:rsidR="00821C87" w:rsidRPr="000B4102" w14:paraId="119C4B99"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3E10D" w14:textId="77777777" w:rsidR="00821C87" w:rsidRPr="000B4102" w:rsidRDefault="00821C87" w:rsidP="00B0441B">
            <w:pPr>
              <w:jc w:val="center"/>
            </w:pPr>
            <w:r w:rsidRPr="000B4102">
              <w:t>OK</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DA090" w14:textId="77777777" w:rsidR="00821C87" w:rsidRPr="000B4102" w:rsidRDefault="00821C87" w:rsidP="00B0441B">
            <w:pPr>
              <w:jc w:val="center"/>
            </w:pPr>
            <w:r w:rsidRPr="000B4102">
              <w:t>2</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5A347" w14:textId="77777777" w:rsidR="00821C87" w:rsidRPr="000B4102" w:rsidRDefault="00821C87" w:rsidP="00B0441B">
            <w:pPr>
              <w:jc w:val="center"/>
            </w:pPr>
            <w:r w:rsidRPr="000B4102">
              <w:t>Latimer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5DB5F" w14:textId="77777777" w:rsidR="00821C87" w:rsidRPr="000B4102" w:rsidRDefault="00821C87" w:rsidP="00B0441B">
            <w:pPr>
              <w:jc w:val="center"/>
            </w:pPr>
            <w:r w:rsidRPr="000B4102">
              <w:t>34.82143</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D99AA" w14:textId="77777777" w:rsidR="00821C87" w:rsidRPr="000B4102" w:rsidRDefault="00821C87" w:rsidP="00B0441B">
            <w:pPr>
              <w:jc w:val="center"/>
            </w:pPr>
            <w:r w:rsidRPr="000B4102">
              <w:t>-95.06059</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CD38C" w14:textId="77777777" w:rsidR="00821C87" w:rsidRPr="000B4102" w:rsidRDefault="00821C87" w:rsidP="00B0441B">
            <w:pPr>
              <w:jc w:val="center"/>
            </w:pPr>
            <w:r w:rsidRPr="000B4102">
              <w:t>FHSM13563</w:t>
            </w:r>
          </w:p>
        </w:tc>
      </w:tr>
      <w:tr w:rsidR="00821C87" w:rsidRPr="000B4102" w14:paraId="6730E007"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340CE6BA"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6DFC459C" w14:textId="77777777" w:rsidR="00821C87" w:rsidRPr="000B4102" w:rsidRDefault="00821C87" w:rsidP="00B0441B"/>
        </w:tc>
        <w:tc>
          <w:tcPr>
            <w:tcW w:w="1357"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75BED" w14:textId="77777777" w:rsidR="00821C87" w:rsidRPr="000B4102" w:rsidRDefault="00821C87" w:rsidP="00B0441B">
            <w:pPr>
              <w:jc w:val="center"/>
            </w:pPr>
            <w:r w:rsidRPr="000B4102">
              <w:t>Roger Mills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E3616" w14:textId="77777777" w:rsidR="00821C87" w:rsidRPr="000B4102" w:rsidRDefault="00821C87" w:rsidP="00B0441B">
            <w:pPr>
              <w:jc w:val="center"/>
            </w:pPr>
            <w:r w:rsidRPr="000B4102">
              <w:t>35.6143</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DE388" w14:textId="77777777" w:rsidR="00821C87" w:rsidRPr="000B4102" w:rsidRDefault="00821C87" w:rsidP="00B0441B">
            <w:pPr>
              <w:jc w:val="center"/>
            </w:pPr>
            <w:r w:rsidRPr="000B4102">
              <w:t>-99.96187</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E946D" w14:textId="77777777" w:rsidR="00821C87" w:rsidRPr="000B4102" w:rsidRDefault="00821C87" w:rsidP="00B0441B">
            <w:pPr>
              <w:jc w:val="center"/>
            </w:pPr>
            <w:r w:rsidRPr="000B4102">
              <w:t>UTEP21668</w:t>
            </w:r>
          </w:p>
        </w:tc>
      </w:tr>
      <w:tr w:rsidR="00821C87" w:rsidRPr="000B4102" w14:paraId="2337D997"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590F62DB"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3E503E21" w14:textId="77777777" w:rsidR="00821C87" w:rsidRPr="000B4102" w:rsidRDefault="00821C87" w:rsidP="00B0441B"/>
        </w:tc>
        <w:tc>
          <w:tcPr>
            <w:tcW w:w="1357" w:type="dxa"/>
            <w:vMerge/>
            <w:tcBorders>
              <w:top w:val="single" w:sz="6" w:space="0" w:color="CCCCCC"/>
              <w:left w:val="single" w:sz="6" w:space="0" w:color="CCCCCC"/>
              <w:bottom w:val="single" w:sz="6" w:space="0" w:color="CCCCCC"/>
              <w:right w:val="single" w:sz="6" w:space="0" w:color="CCCCCC"/>
            </w:tcBorders>
            <w:vAlign w:val="center"/>
            <w:hideMark/>
          </w:tcPr>
          <w:p w14:paraId="276C5846" w14:textId="77777777" w:rsidR="00821C87" w:rsidRPr="000B4102" w:rsidRDefault="00821C87" w:rsidP="00B0441B"/>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33892" w14:textId="77777777" w:rsidR="00821C87" w:rsidRPr="000B4102" w:rsidRDefault="00821C87" w:rsidP="00B0441B">
            <w:pPr>
              <w:jc w:val="center"/>
            </w:pPr>
            <w:r w:rsidRPr="000B4102">
              <w:t>35.6143</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DE2EC" w14:textId="77777777" w:rsidR="00821C87" w:rsidRPr="000B4102" w:rsidRDefault="00821C87" w:rsidP="00B0441B">
            <w:pPr>
              <w:jc w:val="center"/>
            </w:pPr>
            <w:r w:rsidRPr="000B4102">
              <w:t>-99.96178</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7662F" w14:textId="77777777" w:rsidR="00821C87" w:rsidRPr="000B4102" w:rsidRDefault="00821C87" w:rsidP="00B0441B">
            <w:pPr>
              <w:jc w:val="center"/>
            </w:pPr>
            <w:r w:rsidRPr="000B4102">
              <w:t>UTEP21669</w:t>
            </w:r>
          </w:p>
        </w:tc>
      </w:tr>
      <w:tr w:rsidR="00821C87" w:rsidRPr="000B4102" w14:paraId="75020F05"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30A33865"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00B7398F"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7E5A3" w14:textId="77777777" w:rsidR="00821C87" w:rsidRPr="000B4102" w:rsidRDefault="00821C87" w:rsidP="00B0441B">
            <w:pPr>
              <w:jc w:val="center"/>
            </w:pPr>
            <w:r w:rsidRPr="000B4102">
              <w:t>Marshall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16B04" w14:textId="77777777" w:rsidR="00821C87" w:rsidRPr="000B4102" w:rsidRDefault="00821C87" w:rsidP="00B0441B">
            <w:pPr>
              <w:jc w:val="center"/>
            </w:pPr>
            <w:r w:rsidRPr="000B4102">
              <w:t>33.89288</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9364C2" w14:textId="77777777" w:rsidR="00821C87" w:rsidRPr="000B4102" w:rsidRDefault="00821C87" w:rsidP="00B0441B">
            <w:pPr>
              <w:jc w:val="center"/>
            </w:pPr>
            <w:r w:rsidRPr="000B4102">
              <w:t>-96.86561</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D6901" w14:textId="77777777" w:rsidR="00821C87" w:rsidRPr="000B4102" w:rsidRDefault="00821C87" w:rsidP="00B0441B">
            <w:pPr>
              <w:jc w:val="center"/>
            </w:pPr>
            <w:r w:rsidRPr="000B4102">
              <w:t>OCGR12740</w:t>
            </w:r>
          </w:p>
        </w:tc>
      </w:tr>
      <w:tr w:rsidR="00821C87" w:rsidRPr="000B4102" w14:paraId="57E5B29D"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6B0733D7"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0E5CB738"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D996B" w14:textId="77777777" w:rsidR="00821C87" w:rsidRPr="000B4102" w:rsidRDefault="00821C87" w:rsidP="00B0441B">
            <w:pPr>
              <w:jc w:val="center"/>
            </w:pPr>
            <w:r w:rsidRPr="000B4102">
              <w:t>Atoka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234894" w14:textId="77777777" w:rsidR="00821C87" w:rsidRPr="000B4102" w:rsidRDefault="00821C87" w:rsidP="00B0441B">
            <w:pPr>
              <w:jc w:val="center"/>
            </w:pPr>
            <w:r w:rsidRPr="000B4102">
              <w:t>34.51229</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44422" w14:textId="77777777" w:rsidR="00821C87" w:rsidRPr="000B4102" w:rsidRDefault="00821C87" w:rsidP="00B0441B">
            <w:pPr>
              <w:jc w:val="center"/>
            </w:pPr>
            <w:r w:rsidRPr="000B4102">
              <w:t>-96.00281</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6BB8B" w14:textId="77777777" w:rsidR="00821C87" w:rsidRPr="000B4102" w:rsidRDefault="00821C87" w:rsidP="00B0441B">
            <w:pPr>
              <w:jc w:val="center"/>
            </w:pPr>
            <w:r w:rsidRPr="000B4102">
              <w:t>OCGR4952</w:t>
            </w:r>
          </w:p>
        </w:tc>
      </w:tr>
      <w:tr w:rsidR="00821C87" w:rsidRPr="000B4102" w14:paraId="21B775B3"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22021930"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458D0C58"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F77DD" w14:textId="77777777" w:rsidR="00821C87" w:rsidRPr="000B4102" w:rsidRDefault="00821C87" w:rsidP="00B0441B">
            <w:pPr>
              <w:jc w:val="center"/>
            </w:pPr>
            <w:r w:rsidRPr="000B4102">
              <w:t>Ellis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648B5" w14:textId="77777777" w:rsidR="00821C87" w:rsidRPr="000B4102" w:rsidRDefault="00821C87" w:rsidP="00B0441B">
            <w:pPr>
              <w:jc w:val="center"/>
            </w:pPr>
            <w:r w:rsidRPr="000B4102">
              <w:t>35.87393</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FFF0C" w14:textId="77777777" w:rsidR="00821C87" w:rsidRPr="000B4102" w:rsidRDefault="00821C87" w:rsidP="00B0441B">
            <w:pPr>
              <w:jc w:val="center"/>
            </w:pPr>
            <w:r w:rsidRPr="000B4102">
              <w:t>-99.68023</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87183" w14:textId="77777777" w:rsidR="00821C87" w:rsidRPr="000B4102" w:rsidRDefault="00821C87" w:rsidP="00B0441B">
            <w:pPr>
              <w:jc w:val="center"/>
            </w:pPr>
            <w:r w:rsidRPr="000B4102">
              <w:t>OCGR7048</w:t>
            </w:r>
          </w:p>
        </w:tc>
      </w:tr>
      <w:tr w:rsidR="00821C87" w:rsidRPr="000B4102" w14:paraId="48C971A7" w14:textId="77777777" w:rsidTr="00B0441B">
        <w:trPr>
          <w:trHeight w:val="315"/>
        </w:trPr>
        <w:tc>
          <w:tcPr>
            <w:tcW w:w="665"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B15F8" w14:textId="77777777" w:rsidR="00821C87" w:rsidRPr="000B4102" w:rsidRDefault="00821C87" w:rsidP="00B0441B">
            <w:pPr>
              <w:jc w:val="center"/>
            </w:pPr>
            <w:r w:rsidRPr="000B4102">
              <w:t>TX</w:t>
            </w:r>
          </w:p>
        </w:tc>
        <w:tc>
          <w:tcPr>
            <w:tcW w:w="348"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67894" w14:textId="77777777" w:rsidR="00821C87" w:rsidRPr="000B4102" w:rsidRDefault="00821C87" w:rsidP="00B0441B">
            <w:pPr>
              <w:jc w:val="center"/>
            </w:pPr>
            <w:r w:rsidRPr="000B4102">
              <w:t>1</w:t>
            </w:r>
          </w:p>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C830F" w14:textId="77777777" w:rsidR="00821C87" w:rsidRPr="000B4102" w:rsidRDefault="00821C87" w:rsidP="00B0441B">
            <w:pPr>
              <w:jc w:val="center"/>
            </w:pPr>
            <w:r w:rsidRPr="000B4102">
              <w:t>Brooks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CA042" w14:textId="77777777" w:rsidR="00821C87" w:rsidRPr="000B4102" w:rsidRDefault="00821C87" w:rsidP="00B0441B">
            <w:pPr>
              <w:jc w:val="center"/>
            </w:pPr>
            <w:r w:rsidRPr="000B4102">
              <w:t>27.211995</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CB43B" w14:textId="77777777" w:rsidR="00821C87" w:rsidRPr="000B4102" w:rsidRDefault="00821C87" w:rsidP="00B0441B">
            <w:pPr>
              <w:jc w:val="center"/>
            </w:pPr>
            <w:r w:rsidRPr="000B4102">
              <w:t>-98.137144</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B145F" w14:textId="77777777" w:rsidR="00821C87" w:rsidRPr="000B4102" w:rsidRDefault="00821C87" w:rsidP="00B0441B">
            <w:pPr>
              <w:jc w:val="center"/>
            </w:pPr>
            <w:r w:rsidRPr="000B4102">
              <w:t>AMNH104629</w:t>
            </w:r>
          </w:p>
        </w:tc>
      </w:tr>
      <w:tr w:rsidR="00821C87" w:rsidRPr="000B4102" w14:paraId="3FCC9EEC" w14:textId="77777777" w:rsidTr="00B0441B">
        <w:trPr>
          <w:trHeight w:val="315"/>
        </w:trPr>
        <w:tc>
          <w:tcPr>
            <w:tcW w:w="665" w:type="dxa"/>
            <w:vMerge/>
            <w:tcBorders>
              <w:top w:val="single" w:sz="6" w:space="0" w:color="CCCCCC"/>
              <w:left w:val="single" w:sz="6" w:space="0" w:color="CCCCCC"/>
              <w:bottom w:val="single" w:sz="6" w:space="0" w:color="CCCCCC"/>
              <w:right w:val="single" w:sz="6" w:space="0" w:color="CCCCCC"/>
            </w:tcBorders>
            <w:vAlign w:val="center"/>
            <w:hideMark/>
          </w:tcPr>
          <w:p w14:paraId="7319F84B" w14:textId="77777777" w:rsidR="00821C87" w:rsidRPr="000B4102" w:rsidRDefault="00821C87" w:rsidP="00B0441B"/>
        </w:tc>
        <w:tc>
          <w:tcPr>
            <w:tcW w:w="348" w:type="dxa"/>
            <w:vMerge/>
            <w:tcBorders>
              <w:top w:val="single" w:sz="6" w:space="0" w:color="CCCCCC"/>
              <w:left w:val="single" w:sz="6" w:space="0" w:color="CCCCCC"/>
              <w:bottom w:val="single" w:sz="6" w:space="0" w:color="CCCCCC"/>
              <w:right w:val="single" w:sz="6" w:space="0" w:color="CCCCCC"/>
            </w:tcBorders>
            <w:vAlign w:val="center"/>
            <w:hideMark/>
          </w:tcPr>
          <w:p w14:paraId="46575347" w14:textId="77777777" w:rsidR="00821C87" w:rsidRPr="000B4102" w:rsidRDefault="00821C87" w:rsidP="00B0441B"/>
        </w:tc>
        <w:tc>
          <w:tcPr>
            <w:tcW w:w="13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2925A" w14:textId="77777777" w:rsidR="00821C87" w:rsidRPr="000B4102" w:rsidRDefault="00821C87" w:rsidP="00B0441B">
            <w:pPr>
              <w:jc w:val="center"/>
            </w:pPr>
            <w:r w:rsidRPr="000B4102">
              <w:t>Wheeler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54C15" w14:textId="77777777" w:rsidR="00821C87" w:rsidRPr="000B4102" w:rsidRDefault="00821C87" w:rsidP="00B0441B">
            <w:pPr>
              <w:jc w:val="center"/>
            </w:pPr>
            <w:r w:rsidRPr="000B4102">
              <w:t>35.51068</w:t>
            </w:r>
          </w:p>
        </w:tc>
        <w:tc>
          <w:tcPr>
            <w:tcW w:w="14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47CBF" w14:textId="77777777" w:rsidR="00821C87" w:rsidRPr="000B4102" w:rsidRDefault="00821C87" w:rsidP="00B0441B">
            <w:pPr>
              <w:jc w:val="center"/>
            </w:pPr>
            <w:r w:rsidRPr="000B4102">
              <w:t>-100.42252</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2914B" w14:textId="77777777" w:rsidR="00821C87" w:rsidRPr="000B4102" w:rsidRDefault="00821C87" w:rsidP="00B0441B">
            <w:pPr>
              <w:jc w:val="center"/>
            </w:pPr>
            <w:r w:rsidRPr="000B4102">
              <w:t>UTEP21736</w:t>
            </w:r>
          </w:p>
        </w:tc>
      </w:tr>
      <w:tr w:rsidR="00821C87" w:rsidRPr="000B4102" w14:paraId="50A4DB75" w14:textId="77777777" w:rsidTr="00B0441B">
        <w:trPr>
          <w:trHeight w:val="315"/>
        </w:trPr>
        <w:tc>
          <w:tcPr>
            <w:tcW w:w="5212" w:type="dxa"/>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991D0" w14:textId="77777777" w:rsidR="00821C87" w:rsidRPr="000B4102" w:rsidRDefault="00821C87" w:rsidP="00B0441B">
            <w:pPr>
              <w:jc w:val="center"/>
            </w:pPr>
            <w:r w:rsidRPr="000B4102">
              <w:t>Outgroup</w:t>
            </w:r>
          </w:p>
        </w:tc>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B9661" w14:textId="77777777" w:rsidR="00821C87" w:rsidRPr="000B4102" w:rsidRDefault="00821C87" w:rsidP="00B0441B">
            <w:pPr>
              <w:jc w:val="center"/>
            </w:pPr>
            <w:r w:rsidRPr="000B4102">
              <w:t>arizonae_OCGR6220</w:t>
            </w:r>
          </w:p>
        </w:tc>
      </w:tr>
    </w:tbl>
    <w:p w14:paraId="5F83F7A3" w14:textId="77777777" w:rsidR="00821C87" w:rsidRDefault="00821C87" w:rsidP="00821C87"/>
    <w:p w14:paraId="64C003C6" w14:textId="45095342" w:rsidR="00821C87" w:rsidRDefault="00821C87"/>
    <w:p w14:paraId="11CBF60D" w14:textId="58AB19DA" w:rsidR="00794B39" w:rsidRDefault="00794B39"/>
    <w:p w14:paraId="370BA4D3" w14:textId="54BF0A51" w:rsidR="00794B39" w:rsidRDefault="00794B39"/>
    <w:p w14:paraId="3FFBB332" w14:textId="361662FA" w:rsidR="00794B39" w:rsidRDefault="00794B39"/>
    <w:p w14:paraId="13DFD42F" w14:textId="0CDBCDDE" w:rsidR="00794B39" w:rsidRDefault="00794B39"/>
    <w:p w14:paraId="64D61469" w14:textId="03D9EF58" w:rsidR="00794B39" w:rsidRDefault="00794B39"/>
    <w:p w14:paraId="5ABFA55C" w14:textId="77777777" w:rsidR="00794B39" w:rsidRDefault="00794B39"/>
    <w:p w14:paraId="355DC1C9" w14:textId="77777777" w:rsidR="00821C87" w:rsidRDefault="00821C87"/>
    <w:p w14:paraId="68E00359" w14:textId="25064DCE" w:rsidR="006D7247" w:rsidRDefault="006D7247" w:rsidP="006D7247">
      <w:r w:rsidRPr="006D7247">
        <w:rPr>
          <w:b/>
        </w:rPr>
        <w:t xml:space="preserve">Table </w:t>
      </w:r>
      <w:r w:rsidR="006F4484">
        <w:rPr>
          <w:b/>
        </w:rPr>
        <w:t>2</w:t>
      </w:r>
      <w:r>
        <w:rPr>
          <w:b/>
        </w:rPr>
        <w:t xml:space="preserve">  </w:t>
      </w:r>
      <w:r w:rsidRPr="006D7247">
        <w:t xml:space="preserve"> Specimens </w:t>
      </w:r>
      <w:r>
        <w:t xml:space="preserve">used in </w:t>
      </w:r>
      <w:r w:rsidR="00DF1D1A">
        <w:t xml:space="preserve">data </w:t>
      </w:r>
      <w:r w:rsidR="00586923">
        <w:t xml:space="preserve">assemblies and phylogenetic analyses. Column </w:t>
      </w:r>
      <w:r w:rsidR="00586923" w:rsidRPr="000174FB">
        <w:rPr>
          <w:color w:val="000000"/>
        </w:rPr>
        <w:t>Loci-</w:t>
      </w:r>
      <w:r w:rsidR="00586923">
        <w:rPr>
          <w:color w:val="000000"/>
        </w:rPr>
        <w:t>A</w:t>
      </w:r>
      <w:r w:rsidR="00586923" w:rsidRPr="000174FB">
        <w:rPr>
          <w:color w:val="000000"/>
        </w:rPr>
        <w:t>1</w:t>
      </w:r>
      <w:r w:rsidR="00586923">
        <w:rPr>
          <w:color w:val="000000"/>
        </w:rPr>
        <w:t xml:space="preserve"> lists the number of loci included in the initial assembly using default parameters and its corresponding phylogeny. Columns </w:t>
      </w:r>
      <w:r w:rsidR="00586923" w:rsidRPr="000174FB">
        <w:rPr>
          <w:color w:val="000000"/>
        </w:rPr>
        <w:t>Loci-</w:t>
      </w:r>
      <w:r w:rsidR="00586923">
        <w:rPr>
          <w:color w:val="000000"/>
        </w:rPr>
        <w:t>A</w:t>
      </w:r>
      <w:r w:rsidR="00586923" w:rsidRPr="000174FB">
        <w:rPr>
          <w:color w:val="000000"/>
        </w:rPr>
        <w:t>2</w:t>
      </w:r>
      <w:r w:rsidR="00586923">
        <w:rPr>
          <w:color w:val="000000"/>
        </w:rPr>
        <w:t xml:space="preserve"> and </w:t>
      </w:r>
      <w:r w:rsidR="00586923" w:rsidRPr="000174FB">
        <w:rPr>
          <w:color w:val="000000"/>
        </w:rPr>
        <w:t>Loci-</w:t>
      </w:r>
      <w:r w:rsidR="00586923">
        <w:rPr>
          <w:color w:val="000000"/>
        </w:rPr>
        <w:t>A</w:t>
      </w:r>
      <w:r w:rsidR="00586923" w:rsidRPr="000174FB">
        <w:rPr>
          <w:color w:val="000000"/>
        </w:rPr>
        <w:t>3</w:t>
      </w:r>
      <w:r w:rsidR="00586923">
        <w:rPr>
          <w:color w:val="000000"/>
        </w:rPr>
        <w:t xml:space="preserve"> list the samples included and loci included in the sensitivity test assemblies and their corresponding phylogenies. Assembly A2 required 35/37 and assembly A3 required 37/37 samples to share a locus for it to be included in the assembly.</w:t>
      </w:r>
    </w:p>
    <w:p w14:paraId="74ED6A89" w14:textId="77777777" w:rsidR="00821C87" w:rsidRDefault="00821C87" w:rsidP="00821C87"/>
    <w:tbl>
      <w:tblPr>
        <w:tblW w:w="8396" w:type="dxa"/>
        <w:tblLook w:val="04A0" w:firstRow="1" w:lastRow="0" w:firstColumn="1" w:lastColumn="0" w:noHBand="0" w:noVBand="1"/>
      </w:tblPr>
      <w:tblGrid>
        <w:gridCol w:w="2296"/>
        <w:gridCol w:w="1420"/>
        <w:gridCol w:w="1540"/>
        <w:gridCol w:w="1620"/>
        <w:gridCol w:w="1520"/>
      </w:tblGrid>
      <w:tr w:rsidR="00821C87" w:rsidRPr="000174FB" w14:paraId="6632B32F" w14:textId="77777777" w:rsidTr="00B0441B">
        <w:trPr>
          <w:trHeight w:val="320"/>
        </w:trPr>
        <w:tc>
          <w:tcPr>
            <w:tcW w:w="2296" w:type="dxa"/>
            <w:tcBorders>
              <w:top w:val="single" w:sz="4" w:space="0" w:color="auto"/>
              <w:left w:val="nil"/>
              <w:bottom w:val="single" w:sz="4" w:space="0" w:color="auto"/>
              <w:right w:val="nil"/>
            </w:tcBorders>
            <w:shd w:val="clear" w:color="auto" w:fill="auto"/>
            <w:noWrap/>
            <w:vAlign w:val="bottom"/>
            <w:hideMark/>
          </w:tcPr>
          <w:p w14:paraId="531CF79D" w14:textId="77777777" w:rsidR="00821C87" w:rsidRPr="000174FB" w:rsidRDefault="00821C87" w:rsidP="00B0441B">
            <w:pPr>
              <w:jc w:val="center"/>
              <w:rPr>
                <w:color w:val="000000"/>
              </w:rPr>
            </w:pPr>
            <w:r w:rsidRPr="000174FB">
              <w:rPr>
                <w:color w:val="000000"/>
              </w:rPr>
              <w:t>Catalogue Number</w:t>
            </w:r>
          </w:p>
        </w:tc>
        <w:tc>
          <w:tcPr>
            <w:tcW w:w="1420" w:type="dxa"/>
            <w:tcBorders>
              <w:top w:val="single" w:sz="4" w:space="0" w:color="auto"/>
              <w:left w:val="nil"/>
              <w:bottom w:val="single" w:sz="4" w:space="0" w:color="auto"/>
              <w:right w:val="nil"/>
            </w:tcBorders>
            <w:shd w:val="clear" w:color="auto" w:fill="auto"/>
            <w:noWrap/>
            <w:vAlign w:val="bottom"/>
            <w:hideMark/>
          </w:tcPr>
          <w:p w14:paraId="195426F7" w14:textId="77777777" w:rsidR="00821C87" w:rsidRPr="000174FB" w:rsidRDefault="00821C87" w:rsidP="00B0441B">
            <w:pPr>
              <w:jc w:val="center"/>
              <w:rPr>
                <w:color w:val="000000"/>
              </w:rPr>
            </w:pPr>
            <w:r w:rsidRPr="000174FB">
              <w:rPr>
                <w:color w:val="000000"/>
              </w:rPr>
              <w:t>Raw Reads</w:t>
            </w:r>
          </w:p>
        </w:tc>
        <w:tc>
          <w:tcPr>
            <w:tcW w:w="1540" w:type="dxa"/>
            <w:tcBorders>
              <w:top w:val="single" w:sz="4" w:space="0" w:color="auto"/>
              <w:left w:val="nil"/>
              <w:bottom w:val="single" w:sz="4" w:space="0" w:color="auto"/>
              <w:right w:val="nil"/>
            </w:tcBorders>
            <w:shd w:val="clear" w:color="auto" w:fill="auto"/>
            <w:noWrap/>
            <w:vAlign w:val="bottom"/>
            <w:hideMark/>
          </w:tcPr>
          <w:p w14:paraId="4C679EE8" w14:textId="77777777" w:rsidR="00821C87" w:rsidRPr="000174FB" w:rsidRDefault="00821C87" w:rsidP="00B0441B">
            <w:pPr>
              <w:jc w:val="center"/>
              <w:rPr>
                <w:color w:val="000000"/>
              </w:rPr>
            </w:pPr>
            <w:r w:rsidRPr="000174FB">
              <w:rPr>
                <w:color w:val="000000"/>
              </w:rPr>
              <w:t>Loci-</w:t>
            </w:r>
            <w:r w:rsidR="00586923">
              <w:rPr>
                <w:color w:val="000000"/>
              </w:rPr>
              <w:t>A</w:t>
            </w:r>
            <w:r w:rsidRPr="000174FB">
              <w:rPr>
                <w:color w:val="000000"/>
              </w:rPr>
              <w:t>1</w:t>
            </w:r>
          </w:p>
        </w:tc>
        <w:tc>
          <w:tcPr>
            <w:tcW w:w="1620" w:type="dxa"/>
            <w:tcBorders>
              <w:top w:val="single" w:sz="4" w:space="0" w:color="auto"/>
              <w:left w:val="nil"/>
              <w:bottom w:val="single" w:sz="4" w:space="0" w:color="auto"/>
              <w:right w:val="nil"/>
            </w:tcBorders>
            <w:shd w:val="clear" w:color="auto" w:fill="auto"/>
            <w:noWrap/>
            <w:vAlign w:val="bottom"/>
            <w:hideMark/>
          </w:tcPr>
          <w:p w14:paraId="3E480791" w14:textId="77777777" w:rsidR="00821C87" w:rsidRPr="000174FB" w:rsidRDefault="00821C87" w:rsidP="00B0441B">
            <w:pPr>
              <w:jc w:val="center"/>
              <w:rPr>
                <w:color w:val="000000"/>
              </w:rPr>
            </w:pPr>
            <w:r w:rsidRPr="000174FB">
              <w:rPr>
                <w:color w:val="000000"/>
              </w:rPr>
              <w:t>Loci-</w:t>
            </w:r>
            <w:r w:rsidR="00586923">
              <w:rPr>
                <w:color w:val="000000"/>
              </w:rPr>
              <w:t>A</w:t>
            </w:r>
            <w:r w:rsidRPr="000174FB">
              <w:rPr>
                <w:color w:val="000000"/>
              </w:rPr>
              <w:t>2</w:t>
            </w:r>
          </w:p>
        </w:tc>
        <w:tc>
          <w:tcPr>
            <w:tcW w:w="1520" w:type="dxa"/>
            <w:tcBorders>
              <w:top w:val="single" w:sz="4" w:space="0" w:color="auto"/>
              <w:left w:val="nil"/>
              <w:bottom w:val="single" w:sz="4" w:space="0" w:color="auto"/>
              <w:right w:val="nil"/>
            </w:tcBorders>
            <w:shd w:val="clear" w:color="auto" w:fill="auto"/>
            <w:noWrap/>
            <w:vAlign w:val="bottom"/>
            <w:hideMark/>
          </w:tcPr>
          <w:p w14:paraId="6C5724FB" w14:textId="77777777" w:rsidR="00821C87" w:rsidRPr="000174FB" w:rsidRDefault="00821C87" w:rsidP="00B0441B">
            <w:pPr>
              <w:jc w:val="center"/>
              <w:rPr>
                <w:color w:val="000000"/>
              </w:rPr>
            </w:pPr>
            <w:r w:rsidRPr="000174FB">
              <w:rPr>
                <w:color w:val="000000"/>
              </w:rPr>
              <w:t>Loci-</w:t>
            </w:r>
            <w:r w:rsidR="00586923">
              <w:rPr>
                <w:color w:val="000000"/>
              </w:rPr>
              <w:t>A</w:t>
            </w:r>
            <w:r w:rsidRPr="000174FB">
              <w:rPr>
                <w:color w:val="000000"/>
              </w:rPr>
              <w:t>3</w:t>
            </w:r>
          </w:p>
        </w:tc>
      </w:tr>
      <w:tr w:rsidR="00821C87" w:rsidRPr="000174FB" w14:paraId="35AE1187" w14:textId="77777777" w:rsidTr="00B0441B">
        <w:trPr>
          <w:trHeight w:val="320"/>
        </w:trPr>
        <w:tc>
          <w:tcPr>
            <w:tcW w:w="2296" w:type="dxa"/>
            <w:tcBorders>
              <w:top w:val="nil"/>
              <w:left w:val="nil"/>
              <w:bottom w:val="nil"/>
              <w:right w:val="nil"/>
            </w:tcBorders>
            <w:shd w:val="clear" w:color="auto" w:fill="auto"/>
            <w:noWrap/>
            <w:vAlign w:val="bottom"/>
            <w:hideMark/>
          </w:tcPr>
          <w:p w14:paraId="4210F19C" w14:textId="77777777" w:rsidR="00821C87" w:rsidRPr="000174FB" w:rsidRDefault="00821C87" w:rsidP="00B0441B">
            <w:pPr>
              <w:jc w:val="center"/>
              <w:rPr>
                <w:color w:val="000000"/>
              </w:rPr>
            </w:pPr>
            <w:r w:rsidRPr="000174FB">
              <w:rPr>
                <w:color w:val="000000"/>
              </w:rPr>
              <w:t>AMNH104629</w:t>
            </w:r>
          </w:p>
        </w:tc>
        <w:tc>
          <w:tcPr>
            <w:tcW w:w="1420" w:type="dxa"/>
            <w:tcBorders>
              <w:top w:val="nil"/>
              <w:left w:val="nil"/>
              <w:bottom w:val="nil"/>
              <w:right w:val="nil"/>
            </w:tcBorders>
            <w:shd w:val="clear" w:color="auto" w:fill="auto"/>
            <w:noWrap/>
            <w:vAlign w:val="bottom"/>
            <w:hideMark/>
          </w:tcPr>
          <w:p w14:paraId="1F11B7DA" w14:textId="77777777" w:rsidR="00821C87" w:rsidRPr="000174FB" w:rsidRDefault="00821C87" w:rsidP="00B0441B">
            <w:pPr>
              <w:jc w:val="center"/>
              <w:rPr>
                <w:color w:val="000000"/>
              </w:rPr>
            </w:pPr>
            <w:r w:rsidRPr="000174FB">
              <w:rPr>
                <w:color w:val="000000"/>
              </w:rPr>
              <w:t>3,282,619</w:t>
            </w:r>
          </w:p>
        </w:tc>
        <w:tc>
          <w:tcPr>
            <w:tcW w:w="1540" w:type="dxa"/>
            <w:tcBorders>
              <w:top w:val="nil"/>
              <w:left w:val="nil"/>
              <w:bottom w:val="nil"/>
              <w:right w:val="nil"/>
            </w:tcBorders>
            <w:shd w:val="clear" w:color="auto" w:fill="auto"/>
            <w:noWrap/>
            <w:vAlign w:val="bottom"/>
            <w:hideMark/>
          </w:tcPr>
          <w:p w14:paraId="05C6F94B" w14:textId="77777777" w:rsidR="00821C87" w:rsidRPr="000174FB" w:rsidRDefault="00821C87" w:rsidP="00B0441B">
            <w:pPr>
              <w:jc w:val="center"/>
              <w:rPr>
                <w:color w:val="000000"/>
              </w:rPr>
            </w:pPr>
            <w:r w:rsidRPr="000174FB">
              <w:rPr>
                <w:color w:val="000000"/>
              </w:rPr>
              <w:t>19,225</w:t>
            </w:r>
          </w:p>
        </w:tc>
        <w:tc>
          <w:tcPr>
            <w:tcW w:w="1620" w:type="dxa"/>
            <w:tcBorders>
              <w:top w:val="nil"/>
              <w:left w:val="nil"/>
              <w:bottom w:val="nil"/>
              <w:right w:val="nil"/>
            </w:tcBorders>
            <w:shd w:val="clear" w:color="auto" w:fill="auto"/>
            <w:noWrap/>
            <w:vAlign w:val="bottom"/>
            <w:hideMark/>
          </w:tcPr>
          <w:p w14:paraId="3D567695" w14:textId="77777777" w:rsidR="00821C87" w:rsidRPr="000174FB" w:rsidRDefault="00821C87" w:rsidP="00B0441B">
            <w:pPr>
              <w:jc w:val="center"/>
              <w:rPr>
                <w:color w:val="000000"/>
              </w:rPr>
            </w:pPr>
            <w:r w:rsidRPr="000174FB">
              <w:rPr>
                <w:color w:val="000000"/>
              </w:rPr>
              <w:t>507</w:t>
            </w:r>
          </w:p>
        </w:tc>
        <w:tc>
          <w:tcPr>
            <w:tcW w:w="1520" w:type="dxa"/>
            <w:tcBorders>
              <w:top w:val="nil"/>
              <w:left w:val="nil"/>
              <w:bottom w:val="nil"/>
              <w:right w:val="nil"/>
            </w:tcBorders>
            <w:shd w:val="clear" w:color="auto" w:fill="auto"/>
            <w:noWrap/>
            <w:vAlign w:val="bottom"/>
            <w:hideMark/>
          </w:tcPr>
          <w:p w14:paraId="390FFEC8" w14:textId="77777777" w:rsidR="00821C87" w:rsidRPr="000174FB" w:rsidRDefault="00821C87" w:rsidP="00B0441B">
            <w:pPr>
              <w:jc w:val="center"/>
              <w:rPr>
                <w:color w:val="000000"/>
              </w:rPr>
            </w:pPr>
            <w:r w:rsidRPr="000174FB">
              <w:rPr>
                <w:color w:val="000000"/>
              </w:rPr>
              <w:t>41</w:t>
            </w:r>
          </w:p>
        </w:tc>
      </w:tr>
      <w:tr w:rsidR="00821C87" w:rsidRPr="000174FB" w14:paraId="152BCE49" w14:textId="77777777" w:rsidTr="00B0441B">
        <w:trPr>
          <w:trHeight w:val="320"/>
        </w:trPr>
        <w:tc>
          <w:tcPr>
            <w:tcW w:w="2296" w:type="dxa"/>
            <w:tcBorders>
              <w:top w:val="nil"/>
              <w:left w:val="nil"/>
              <w:bottom w:val="nil"/>
              <w:right w:val="nil"/>
            </w:tcBorders>
            <w:shd w:val="clear" w:color="auto" w:fill="auto"/>
            <w:noWrap/>
            <w:vAlign w:val="bottom"/>
            <w:hideMark/>
          </w:tcPr>
          <w:p w14:paraId="71E33DD5" w14:textId="77777777" w:rsidR="00821C87" w:rsidRPr="000174FB" w:rsidRDefault="00821C87" w:rsidP="00B0441B">
            <w:pPr>
              <w:jc w:val="center"/>
              <w:rPr>
                <w:color w:val="000000"/>
              </w:rPr>
            </w:pPr>
            <w:r w:rsidRPr="000174FB">
              <w:rPr>
                <w:color w:val="000000"/>
              </w:rPr>
              <w:t>AUHT6624</w:t>
            </w:r>
          </w:p>
        </w:tc>
        <w:tc>
          <w:tcPr>
            <w:tcW w:w="1420" w:type="dxa"/>
            <w:tcBorders>
              <w:top w:val="nil"/>
              <w:left w:val="nil"/>
              <w:bottom w:val="nil"/>
              <w:right w:val="nil"/>
            </w:tcBorders>
            <w:shd w:val="clear" w:color="auto" w:fill="auto"/>
            <w:noWrap/>
            <w:vAlign w:val="bottom"/>
            <w:hideMark/>
          </w:tcPr>
          <w:p w14:paraId="35C813C2" w14:textId="77777777" w:rsidR="00821C87" w:rsidRPr="000174FB" w:rsidRDefault="00821C87" w:rsidP="00B0441B">
            <w:pPr>
              <w:jc w:val="center"/>
              <w:rPr>
                <w:color w:val="000000"/>
              </w:rPr>
            </w:pPr>
            <w:r w:rsidRPr="000174FB">
              <w:rPr>
                <w:color w:val="000000"/>
              </w:rPr>
              <w:t>63,862</w:t>
            </w:r>
          </w:p>
        </w:tc>
        <w:tc>
          <w:tcPr>
            <w:tcW w:w="1540" w:type="dxa"/>
            <w:tcBorders>
              <w:top w:val="nil"/>
              <w:left w:val="nil"/>
              <w:bottom w:val="nil"/>
              <w:right w:val="nil"/>
            </w:tcBorders>
            <w:shd w:val="clear" w:color="auto" w:fill="auto"/>
            <w:noWrap/>
            <w:vAlign w:val="bottom"/>
            <w:hideMark/>
          </w:tcPr>
          <w:p w14:paraId="57AACB39" w14:textId="77777777" w:rsidR="00821C87" w:rsidRPr="000174FB" w:rsidRDefault="00821C87" w:rsidP="00B0441B">
            <w:pPr>
              <w:jc w:val="center"/>
              <w:rPr>
                <w:color w:val="000000"/>
              </w:rPr>
            </w:pPr>
            <w:r w:rsidRPr="000174FB">
              <w:rPr>
                <w:color w:val="000000"/>
              </w:rPr>
              <w:t>540</w:t>
            </w:r>
          </w:p>
        </w:tc>
        <w:tc>
          <w:tcPr>
            <w:tcW w:w="1620" w:type="dxa"/>
            <w:tcBorders>
              <w:top w:val="nil"/>
              <w:left w:val="nil"/>
              <w:bottom w:val="nil"/>
              <w:right w:val="nil"/>
            </w:tcBorders>
            <w:shd w:val="clear" w:color="auto" w:fill="auto"/>
            <w:noWrap/>
            <w:vAlign w:val="bottom"/>
            <w:hideMark/>
          </w:tcPr>
          <w:p w14:paraId="4E432A10" w14:textId="77777777" w:rsidR="00821C87" w:rsidRPr="000174FB" w:rsidRDefault="00821C87" w:rsidP="00B0441B">
            <w:pPr>
              <w:jc w:val="center"/>
              <w:rPr>
                <w:color w:val="000000"/>
              </w:rPr>
            </w:pPr>
            <w:r w:rsidRPr="000174FB">
              <w:rPr>
                <w:color w:val="000000"/>
              </w:rPr>
              <w:t>231</w:t>
            </w:r>
          </w:p>
        </w:tc>
        <w:tc>
          <w:tcPr>
            <w:tcW w:w="1520" w:type="dxa"/>
            <w:tcBorders>
              <w:top w:val="nil"/>
              <w:left w:val="nil"/>
              <w:bottom w:val="nil"/>
              <w:right w:val="nil"/>
            </w:tcBorders>
            <w:shd w:val="clear" w:color="auto" w:fill="auto"/>
            <w:noWrap/>
            <w:vAlign w:val="bottom"/>
            <w:hideMark/>
          </w:tcPr>
          <w:p w14:paraId="01B19849" w14:textId="77777777" w:rsidR="00821C87" w:rsidRPr="000174FB" w:rsidRDefault="00821C87" w:rsidP="00B0441B">
            <w:pPr>
              <w:jc w:val="center"/>
              <w:rPr>
                <w:color w:val="000000"/>
              </w:rPr>
            </w:pPr>
            <w:r w:rsidRPr="000174FB">
              <w:rPr>
                <w:color w:val="000000"/>
              </w:rPr>
              <w:t>41</w:t>
            </w:r>
          </w:p>
        </w:tc>
      </w:tr>
      <w:tr w:rsidR="00821C87" w:rsidRPr="000174FB" w14:paraId="56657E1C" w14:textId="77777777" w:rsidTr="00B0441B">
        <w:trPr>
          <w:trHeight w:val="320"/>
        </w:trPr>
        <w:tc>
          <w:tcPr>
            <w:tcW w:w="2296" w:type="dxa"/>
            <w:tcBorders>
              <w:top w:val="nil"/>
              <w:left w:val="nil"/>
              <w:bottom w:val="nil"/>
              <w:right w:val="nil"/>
            </w:tcBorders>
            <w:shd w:val="clear" w:color="auto" w:fill="auto"/>
            <w:noWrap/>
            <w:vAlign w:val="bottom"/>
            <w:hideMark/>
          </w:tcPr>
          <w:p w14:paraId="4C958EFA" w14:textId="77777777" w:rsidR="00821C87" w:rsidRPr="000174FB" w:rsidRDefault="00821C87" w:rsidP="00B0441B">
            <w:pPr>
              <w:jc w:val="center"/>
              <w:rPr>
                <w:color w:val="000000"/>
              </w:rPr>
            </w:pPr>
            <w:r w:rsidRPr="000174FB">
              <w:rPr>
                <w:color w:val="000000"/>
              </w:rPr>
              <w:t>CAS210988</w:t>
            </w:r>
          </w:p>
        </w:tc>
        <w:tc>
          <w:tcPr>
            <w:tcW w:w="1420" w:type="dxa"/>
            <w:tcBorders>
              <w:top w:val="nil"/>
              <w:left w:val="nil"/>
              <w:bottom w:val="nil"/>
              <w:right w:val="nil"/>
            </w:tcBorders>
            <w:shd w:val="clear" w:color="auto" w:fill="auto"/>
            <w:noWrap/>
            <w:vAlign w:val="bottom"/>
            <w:hideMark/>
          </w:tcPr>
          <w:p w14:paraId="209AF01A" w14:textId="77777777" w:rsidR="00821C87" w:rsidRPr="000174FB" w:rsidRDefault="00821C87" w:rsidP="00B0441B">
            <w:pPr>
              <w:jc w:val="center"/>
              <w:rPr>
                <w:color w:val="000000"/>
              </w:rPr>
            </w:pPr>
            <w:r w:rsidRPr="000174FB">
              <w:rPr>
                <w:color w:val="000000"/>
              </w:rPr>
              <w:t>1,673,212</w:t>
            </w:r>
          </w:p>
        </w:tc>
        <w:tc>
          <w:tcPr>
            <w:tcW w:w="1540" w:type="dxa"/>
            <w:tcBorders>
              <w:top w:val="nil"/>
              <w:left w:val="nil"/>
              <w:bottom w:val="nil"/>
              <w:right w:val="nil"/>
            </w:tcBorders>
            <w:shd w:val="clear" w:color="auto" w:fill="auto"/>
            <w:noWrap/>
            <w:vAlign w:val="bottom"/>
            <w:hideMark/>
          </w:tcPr>
          <w:p w14:paraId="72F9E2C5" w14:textId="77777777" w:rsidR="00821C87" w:rsidRPr="000174FB" w:rsidRDefault="00821C87" w:rsidP="00B0441B">
            <w:pPr>
              <w:jc w:val="center"/>
              <w:rPr>
                <w:color w:val="000000"/>
              </w:rPr>
            </w:pPr>
            <w:r w:rsidRPr="000174FB">
              <w:rPr>
                <w:color w:val="000000"/>
              </w:rPr>
              <w:t>17,841</w:t>
            </w:r>
          </w:p>
        </w:tc>
        <w:tc>
          <w:tcPr>
            <w:tcW w:w="1620" w:type="dxa"/>
            <w:tcBorders>
              <w:top w:val="nil"/>
              <w:left w:val="nil"/>
              <w:bottom w:val="nil"/>
              <w:right w:val="nil"/>
            </w:tcBorders>
            <w:shd w:val="clear" w:color="auto" w:fill="auto"/>
            <w:noWrap/>
            <w:vAlign w:val="bottom"/>
            <w:hideMark/>
          </w:tcPr>
          <w:p w14:paraId="777D8AC9" w14:textId="77777777" w:rsidR="00821C87" w:rsidRPr="000174FB" w:rsidRDefault="00821C87" w:rsidP="00B0441B">
            <w:pPr>
              <w:jc w:val="center"/>
              <w:rPr>
                <w:color w:val="000000"/>
              </w:rPr>
            </w:pPr>
            <w:r w:rsidRPr="000174FB">
              <w:rPr>
                <w:color w:val="000000"/>
              </w:rPr>
              <w:t>509</w:t>
            </w:r>
          </w:p>
        </w:tc>
        <w:tc>
          <w:tcPr>
            <w:tcW w:w="1520" w:type="dxa"/>
            <w:tcBorders>
              <w:top w:val="nil"/>
              <w:left w:val="nil"/>
              <w:bottom w:val="nil"/>
              <w:right w:val="nil"/>
            </w:tcBorders>
            <w:shd w:val="clear" w:color="auto" w:fill="auto"/>
            <w:noWrap/>
            <w:vAlign w:val="bottom"/>
            <w:hideMark/>
          </w:tcPr>
          <w:p w14:paraId="26423E87" w14:textId="77777777" w:rsidR="00821C87" w:rsidRPr="000174FB" w:rsidRDefault="00821C87" w:rsidP="00B0441B">
            <w:pPr>
              <w:jc w:val="center"/>
              <w:rPr>
                <w:color w:val="000000"/>
              </w:rPr>
            </w:pPr>
            <w:r w:rsidRPr="000174FB">
              <w:rPr>
                <w:color w:val="000000"/>
              </w:rPr>
              <w:t>41</w:t>
            </w:r>
          </w:p>
        </w:tc>
      </w:tr>
      <w:tr w:rsidR="00821C87" w:rsidRPr="000174FB" w14:paraId="19E08D02" w14:textId="77777777" w:rsidTr="00B0441B">
        <w:trPr>
          <w:trHeight w:val="320"/>
        </w:trPr>
        <w:tc>
          <w:tcPr>
            <w:tcW w:w="2296" w:type="dxa"/>
            <w:tcBorders>
              <w:top w:val="nil"/>
              <w:left w:val="nil"/>
              <w:bottom w:val="nil"/>
              <w:right w:val="nil"/>
            </w:tcBorders>
            <w:shd w:val="clear" w:color="auto" w:fill="auto"/>
            <w:noWrap/>
            <w:vAlign w:val="bottom"/>
            <w:hideMark/>
          </w:tcPr>
          <w:p w14:paraId="0EA3D370" w14:textId="77777777" w:rsidR="00821C87" w:rsidRPr="000174FB" w:rsidRDefault="00821C87" w:rsidP="00B0441B">
            <w:pPr>
              <w:jc w:val="center"/>
              <w:rPr>
                <w:color w:val="000000"/>
              </w:rPr>
            </w:pPr>
            <w:r w:rsidRPr="000174FB">
              <w:rPr>
                <w:color w:val="000000"/>
              </w:rPr>
              <w:t>CAS214323</w:t>
            </w:r>
          </w:p>
        </w:tc>
        <w:tc>
          <w:tcPr>
            <w:tcW w:w="1420" w:type="dxa"/>
            <w:tcBorders>
              <w:top w:val="nil"/>
              <w:left w:val="nil"/>
              <w:bottom w:val="nil"/>
              <w:right w:val="nil"/>
            </w:tcBorders>
            <w:shd w:val="clear" w:color="auto" w:fill="auto"/>
            <w:noWrap/>
            <w:vAlign w:val="bottom"/>
            <w:hideMark/>
          </w:tcPr>
          <w:p w14:paraId="3DF32C4E" w14:textId="77777777" w:rsidR="00821C87" w:rsidRPr="000174FB" w:rsidRDefault="00821C87" w:rsidP="00B0441B">
            <w:pPr>
              <w:jc w:val="center"/>
              <w:rPr>
                <w:color w:val="000000"/>
              </w:rPr>
            </w:pPr>
            <w:r w:rsidRPr="000174FB">
              <w:rPr>
                <w:color w:val="000000"/>
              </w:rPr>
              <w:t>862,516</w:t>
            </w:r>
          </w:p>
        </w:tc>
        <w:tc>
          <w:tcPr>
            <w:tcW w:w="1540" w:type="dxa"/>
            <w:tcBorders>
              <w:top w:val="nil"/>
              <w:left w:val="nil"/>
              <w:bottom w:val="nil"/>
              <w:right w:val="nil"/>
            </w:tcBorders>
            <w:shd w:val="clear" w:color="auto" w:fill="auto"/>
            <w:noWrap/>
            <w:vAlign w:val="bottom"/>
            <w:hideMark/>
          </w:tcPr>
          <w:p w14:paraId="34F78427" w14:textId="77777777" w:rsidR="00821C87" w:rsidRPr="000174FB" w:rsidRDefault="00821C87" w:rsidP="00B0441B">
            <w:pPr>
              <w:jc w:val="center"/>
              <w:rPr>
                <w:color w:val="000000"/>
              </w:rPr>
            </w:pPr>
            <w:r w:rsidRPr="000174FB">
              <w:rPr>
                <w:color w:val="000000"/>
              </w:rPr>
              <w:t>13,772</w:t>
            </w:r>
          </w:p>
        </w:tc>
        <w:tc>
          <w:tcPr>
            <w:tcW w:w="1620" w:type="dxa"/>
            <w:tcBorders>
              <w:top w:val="nil"/>
              <w:left w:val="nil"/>
              <w:bottom w:val="nil"/>
              <w:right w:val="nil"/>
            </w:tcBorders>
            <w:shd w:val="clear" w:color="auto" w:fill="auto"/>
            <w:noWrap/>
            <w:vAlign w:val="bottom"/>
            <w:hideMark/>
          </w:tcPr>
          <w:p w14:paraId="1695A184"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0561F429" w14:textId="77777777" w:rsidR="00821C87" w:rsidRPr="000174FB" w:rsidRDefault="00821C87" w:rsidP="00B0441B">
            <w:pPr>
              <w:jc w:val="center"/>
              <w:rPr>
                <w:color w:val="000000"/>
              </w:rPr>
            </w:pPr>
            <w:r w:rsidRPr="000174FB">
              <w:rPr>
                <w:color w:val="000000"/>
              </w:rPr>
              <w:t>41</w:t>
            </w:r>
          </w:p>
        </w:tc>
      </w:tr>
      <w:tr w:rsidR="00821C87" w:rsidRPr="000174FB" w14:paraId="2525FFD0" w14:textId="77777777" w:rsidTr="00B0441B">
        <w:trPr>
          <w:trHeight w:val="320"/>
        </w:trPr>
        <w:tc>
          <w:tcPr>
            <w:tcW w:w="2296" w:type="dxa"/>
            <w:tcBorders>
              <w:top w:val="nil"/>
              <w:left w:val="nil"/>
              <w:bottom w:val="nil"/>
              <w:right w:val="nil"/>
            </w:tcBorders>
            <w:shd w:val="clear" w:color="auto" w:fill="auto"/>
            <w:noWrap/>
            <w:vAlign w:val="bottom"/>
            <w:hideMark/>
          </w:tcPr>
          <w:p w14:paraId="568E3D79" w14:textId="77777777" w:rsidR="00821C87" w:rsidRPr="000174FB" w:rsidRDefault="00821C87" w:rsidP="00B0441B">
            <w:pPr>
              <w:jc w:val="center"/>
              <w:rPr>
                <w:color w:val="000000"/>
              </w:rPr>
            </w:pPr>
            <w:r w:rsidRPr="000174FB">
              <w:rPr>
                <w:color w:val="000000"/>
              </w:rPr>
              <w:t>FHSM11050</w:t>
            </w:r>
          </w:p>
        </w:tc>
        <w:tc>
          <w:tcPr>
            <w:tcW w:w="1420" w:type="dxa"/>
            <w:tcBorders>
              <w:top w:val="nil"/>
              <w:left w:val="nil"/>
              <w:bottom w:val="nil"/>
              <w:right w:val="nil"/>
            </w:tcBorders>
            <w:shd w:val="clear" w:color="auto" w:fill="auto"/>
            <w:noWrap/>
            <w:vAlign w:val="bottom"/>
            <w:hideMark/>
          </w:tcPr>
          <w:p w14:paraId="29D92A31" w14:textId="77777777" w:rsidR="00821C87" w:rsidRPr="000174FB" w:rsidRDefault="00821C87" w:rsidP="00B0441B">
            <w:pPr>
              <w:jc w:val="center"/>
              <w:rPr>
                <w:color w:val="000000"/>
              </w:rPr>
            </w:pPr>
            <w:r w:rsidRPr="000174FB">
              <w:rPr>
                <w:color w:val="000000"/>
              </w:rPr>
              <w:t>21,949</w:t>
            </w:r>
          </w:p>
        </w:tc>
        <w:tc>
          <w:tcPr>
            <w:tcW w:w="1540" w:type="dxa"/>
            <w:tcBorders>
              <w:top w:val="nil"/>
              <w:left w:val="nil"/>
              <w:bottom w:val="nil"/>
              <w:right w:val="nil"/>
            </w:tcBorders>
            <w:shd w:val="clear" w:color="auto" w:fill="auto"/>
            <w:noWrap/>
            <w:vAlign w:val="bottom"/>
            <w:hideMark/>
          </w:tcPr>
          <w:p w14:paraId="0B346E79" w14:textId="77777777" w:rsidR="00821C87" w:rsidRPr="000174FB" w:rsidRDefault="00821C87" w:rsidP="00B0441B">
            <w:pPr>
              <w:jc w:val="center"/>
              <w:rPr>
                <w:color w:val="000000"/>
              </w:rPr>
            </w:pPr>
            <w:r w:rsidRPr="000174FB">
              <w:rPr>
                <w:color w:val="000000"/>
              </w:rPr>
              <w:t>23</w:t>
            </w:r>
          </w:p>
        </w:tc>
        <w:tc>
          <w:tcPr>
            <w:tcW w:w="1620" w:type="dxa"/>
            <w:tcBorders>
              <w:top w:val="nil"/>
              <w:left w:val="nil"/>
              <w:bottom w:val="nil"/>
              <w:right w:val="nil"/>
            </w:tcBorders>
            <w:shd w:val="clear" w:color="auto" w:fill="auto"/>
            <w:noWrap/>
            <w:vAlign w:val="bottom"/>
            <w:hideMark/>
          </w:tcPr>
          <w:p w14:paraId="757ED52C" w14:textId="77777777" w:rsidR="00821C87" w:rsidRPr="000174FB" w:rsidRDefault="00821C87" w:rsidP="00B0441B">
            <w:pPr>
              <w:jc w:val="center"/>
              <w:rPr>
                <w:color w:val="000000"/>
              </w:rPr>
            </w:pPr>
            <w:r w:rsidRPr="000174FB">
              <w:rPr>
                <w:color w:val="000000"/>
              </w:rPr>
              <w:t>0</w:t>
            </w:r>
          </w:p>
        </w:tc>
        <w:tc>
          <w:tcPr>
            <w:tcW w:w="1520" w:type="dxa"/>
            <w:tcBorders>
              <w:top w:val="nil"/>
              <w:left w:val="nil"/>
              <w:bottom w:val="nil"/>
              <w:right w:val="nil"/>
            </w:tcBorders>
            <w:shd w:val="clear" w:color="auto" w:fill="auto"/>
            <w:noWrap/>
            <w:vAlign w:val="bottom"/>
            <w:hideMark/>
          </w:tcPr>
          <w:p w14:paraId="1DC4E230" w14:textId="77777777" w:rsidR="00821C87" w:rsidRPr="000174FB" w:rsidRDefault="00821C87" w:rsidP="00B0441B">
            <w:pPr>
              <w:jc w:val="center"/>
              <w:rPr>
                <w:color w:val="000000"/>
              </w:rPr>
            </w:pPr>
            <w:r w:rsidRPr="000174FB">
              <w:rPr>
                <w:color w:val="000000"/>
              </w:rPr>
              <w:t>0</w:t>
            </w:r>
          </w:p>
        </w:tc>
      </w:tr>
      <w:tr w:rsidR="00821C87" w:rsidRPr="000174FB" w14:paraId="5834EED2" w14:textId="77777777" w:rsidTr="00B0441B">
        <w:trPr>
          <w:trHeight w:val="320"/>
        </w:trPr>
        <w:tc>
          <w:tcPr>
            <w:tcW w:w="2296" w:type="dxa"/>
            <w:tcBorders>
              <w:top w:val="nil"/>
              <w:left w:val="nil"/>
              <w:bottom w:val="nil"/>
              <w:right w:val="nil"/>
            </w:tcBorders>
            <w:shd w:val="clear" w:color="auto" w:fill="auto"/>
            <w:noWrap/>
            <w:vAlign w:val="bottom"/>
            <w:hideMark/>
          </w:tcPr>
          <w:p w14:paraId="3DD3A721" w14:textId="77777777" w:rsidR="00821C87" w:rsidRPr="000174FB" w:rsidRDefault="00821C87" w:rsidP="00B0441B">
            <w:pPr>
              <w:jc w:val="center"/>
              <w:rPr>
                <w:color w:val="000000"/>
              </w:rPr>
            </w:pPr>
            <w:r w:rsidRPr="000174FB">
              <w:rPr>
                <w:color w:val="000000"/>
              </w:rPr>
              <w:t>FHSM11062</w:t>
            </w:r>
          </w:p>
        </w:tc>
        <w:tc>
          <w:tcPr>
            <w:tcW w:w="1420" w:type="dxa"/>
            <w:tcBorders>
              <w:top w:val="nil"/>
              <w:left w:val="nil"/>
              <w:bottom w:val="nil"/>
              <w:right w:val="nil"/>
            </w:tcBorders>
            <w:shd w:val="clear" w:color="auto" w:fill="auto"/>
            <w:noWrap/>
            <w:vAlign w:val="bottom"/>
            <w:hideMark/>
          </w:tcPr>
          <w:p w14:paraId="7BBF6B49" w14:textId="77777777" w:rsidR="00821C87" w:rsidRPr="000174FB" w:rsidRDefault="00821C87" w:rsidP="00B0441B">
            <w:pPr>
              <w:jc w:val="center"/>
              <w:rPr>
                <w:color w:val="000000"/>
              </w:rPr>
            </w:pPr>
            <w:r w:rsidRPr="000174FB">
              <w:rPr>
                <w:color w:val="000000"/>
              </w:rPr>
              <w:t>233,108</w:t>
            </w:r>
          </w:p>
        </w:tc>
        <w:tc>
          <w:tcPr>
            <w:tcW w:w="1540" w:type="dxa"/>
            <w:tcBorders>
              <w:top w:val="nil"/>
              <w:left w:val="nil"/>
              <w:bottom w:val="nil"/>
              <w:right w:val="nil"/>
            </w:tcBorders>
            <w:shd w:val="clear" w:color="auto" w:fill="auto"/>
            <w:noWrap/>
            <w:vAlign w:val="bottom"/>
            <w:hideMark/>
          </w:tcPr>
          <w:p w14:paraId="7983C89A" w14:textId="77777777" w:rsidR="00821C87" w:rsidRPr="000174FB" w:rsidRDefault="00821C87" w:rsidP="00B0441B">
            <w:pPr>
              <w:jc w:val="center"/>
              <w:rPr>
                <w:color w:val="000000"/>
              </w:rPr>
            </w:pPr>
            <w:r w:rsidRPr="000174FB">
              <w:rPr>
                <w:color w:val="000000"/>
              </w:rPr>
              <w:t>3,265</w:t>
            </w:r>
          </w:p>
        </w:tc>
        <w:tc>
          <w:tcPr>
            <w:tcW w:w="1620" w:type="dxa"/>
            <w:tcBorders>
              <w:top w:val="nil"/>
              <w:left w:val="nil"/>
              <w:bottom w:val="nil"/>
              <w:right w:val="nil"/>
            </w:tcBorders>
            <w:shd w:val="clear" w:color="auto" w:fill="auto"/>
            <w:noWrap/>
            <w:vAlign w:val="bottom"/>
            <w:hideMark/>
          </w:tcPr>
          <w:p w14:paraId="4FB3AA2A" w14:textId="77777777" w:rsidR="00821C87" w:rsidRPr="000174FB" w:rsidRDefault="00821C87" w:rsidP="00B0441B">
            <w:pPr>
              <w:jc w:val="center"/>
              <w:rPr>
                <w:color w:val="000000"/>
              </w:rPr>
            </w:pPr>
            <w:r w:rsidRPr="000174FB">
              <w:rPr>
                <w:color w:val="000000"/>
              </w:rPr>
              <w:t>506</w:t>
            </w:r>
          </w:p>
        </w:tc>
        <w:tc>
          <w:tcPr>
            <w:tcW w:w="1520" w:type="dxa"/>
            <w:tcBorders>
              <w:top w:val="nil"/>
              <w:left w:val="nil"/>
              <w:bottom w:val="nil"/>
              <w:right w:val="nil"/>
            </w:tcBorders>
            <w:shd w:val="clear" w:color="auto" w:fill="auto"/>
            <w:noWrap/>
            <w:vAlign w:val="bottom"/>
            <w:hideMark/>
          </w:tcPr>
          <w:p w14:paraId="3A93EE97" w14:textId="77777777" w:rsidR="00821C87" w:rsidRPr="000174FB" w:rsidRDefault="00821C87" w:rsidP="00B0441B">
            <w:pPr>
              <w:jc w:val="center"/>
              <w:rPr>
                <w:color w:val="000000"/>
              </w:rPr>
            </w:pPr>
            <w:r w:rsidRPr="000174FB">
              <w:rPr>
                <w:color w:val="000000"/>
              </w:rPr>
              <w:t>41</w:t>
            </w:r>
          </w:p>
        </w:tc>
      </w:tr>
      <w:tr w:rsidR="00821C87" w:rsidRPr="000174FB" w14:paraId="6A736233" w14:textId="77777777" w:rsidTr="00B0441B">
        <w:trPr>
          <w:trHeight w:val="320"/>
        </w:trPr>
        <w:tc>
          <w:tcPr>
            <w:tcW w:w="2296" w:type="dxa"/>
            <w:tcBorders>
              <w:top w:val="nil"/>
              <w:left w:val="nil"/>
              <w:bottom w:val="nil"/>
              <w:right w:val="nil"/>
            </w:tcBorders>
            <w:shd w:val="clear" w:color="auto" w:fill="auto"/>
            <w:noWrap/>
            <w:vAlign w:val="bottom"/>
            <w:hideMark/>
          </w:tcPr>
          <w:p w14:paraId="01BAD193" w14:textId="77777777" w:rsidR="00821C87" w:rsidRPr="000174FB" w:rsidRDefault="00821C87" w:rsidP="00B0441B">
            <w:pPr>
              <w:jc w:val="center"/>
              <w:rPr>
                <w:color w:val="000000"/>
              </w:rPr>
            </w:pPr>
            <w:r w:rsidRPr="000174FB">
              <w:rPr>
                <w:color w:val="000000"/>
              </w:rPr>
              <w:t>FHSM13103</w:t>
            </w:r>
          </w:p>
        </w:tc>
        <w:tc>
          <w:tcPr>
            <w:tcW w:w="1420" w:type="dxa"/>
            <w:tcBorders>
              <w:top w:val="nil"/>
              <w:left w:val="nil"/>
              <w:bottom w:val="nil"/>
              <w:right w:val="nil"/>
            </w:tcBorders>
            <w:shd w:val="clear" w:color="auto" w:fill="auto"/>
            <w:noWrap/>
            <w:vAlign w:val="bottom"/>
            <w:hideMark/>
          </w:tcPr>
          <w:p w14:paraId="77069B5D" w14:textId="77777777" w:rsidR="00821C87" w:rsidRPr="000174FB" w:rsidRDefault="00821C87" w:rsidP="00B0441B">
            <w:pPr>
              <w:jc w:val="center"/>
              <w:rPr>
                <w:color w:val="000000"/>
              </w:rPr>
            </w:pPr>
            <w:r w:rsidRPr="000174FB">
              <w:rPr>
                <w:color w:val="000000"/>
              </w:rPr>
              <w:t>363,876</w:t>
            </w:r>
          </w:p>
        </w:tc>
        <w:tc>
          <w:tcPr>
            <w:tcW w:w="1540" w:type="dxa"/>
            <w:tcBorders>
              <w:top w:val="nil"/>
              <w:left w:val="nil"/>
              <w:bottom w:val="nil"/>
              <w:right w:val="nil"/>
            </w:tcBorders>
            <w:shd w:val="clear" w:color="auto" w:fill="auto"/>
            <w:noWrap/>
            <w:vAlign w:val="bottom"/>
            <w:hideMark/>
          </w:tcPr>
          <w:p w14:paraId="53832A02" w14:textId="77777777" w:rsidR="00821C87" w:rsidRPr="000174FB" w:rsidRDefault="00821C87" w:rsidP="00B0441B">
            <w:pPr>
              <w:jc w:val="center"/>
              <w:rPr>
                <w:color w:val="000000"/>
              </w:rPr>
            </w:pPr>
            <w:r w:rsidRPr="000174FB">
              <w:rPr>
                <w:color w:val="000000"/>
              </w:rPr>
              <w:t>4,858</w:t>
            </w:r>
          </w:p>
        </w:tc>
        <w:tc>
          <w:tcPr>
            <w:tcW w:w="1620" w:type="dxa"/>
            <w:tcBorders>
              <w:top w:val="nil"/>
              <w:left w:val="nil"/>
              <w:bottom w:val="nil"/>
              <w:right w:val="nil"/>
            </w:tcBorders>
            <w:shd w:val="clear" w:color="auto" w:fill="auto"/>
            <w:noWrap/>
            <w:vAlign w:val="bottom"/>
            <w:hideMark/>
          </w:tcPr>
          <w:p w14:paraId="69EF7CCB" w14:textId="77777777" w:rsidR="00821C87" w:rsidRPr="000174FB" w:rsidRDefault="00821C87" w:rsidP="00B0441B">
            <w:pPr>
              <w:jc w:val="center"/>
              <w:rPr>
                <w:color w:val="000000"/>
              </w:rPr>
            </w:pPr>
            <w:r w:rsidRPr="000174FB">
              <w:rPr>
                <w:color w:val="000000"/>
              </w:rPr>
              <w:t>506</w:t>
            </w:r>
          </w:p>
        </w:tc>
        <w:tc>
          <w:tcPr>
            <w:tcW w:w="1520" w:type="dxa"/>
            <w:tcBorders>
              <w:top w:val="nil"/>
              <w:left w:val="nil"/>
              <w:bottom w:val="nil"/>
              <w:right w:val="nil"/>
            </w:tcBorders>
            <w:shd w:val="clear" w:color="auto" w:fill="auto"/>
            <w:noWrap/>
            <w:vAlign w:val="bottom"/>
            <w:hideMark/>
          </w:tcPr>
          <w:p w14:paraId="2393716F" w14:textId="77777777" w:rsidR="00821C87" w:rsidRPr="000174FB" w:rsidRDefault="00821C87" w:rsidP="00B0441B">
            <w:pPr>
              <w:jc w:val="center"/>
              <w:rPr>
                <w:color w:val="000000"/>
              </w:rPr>
            </w:pPr>
            <w:r w:rsidRPr="000174FB">
              <w:rPr>
                <w:color w:val="000000"/>
              </w:rPr>
              <w:t>41</w:t>
            </w:r>
          </w:p>
        </w:tc>
      </w:tr>
      <w:tr w:rsidR="00821C87" w:rsidRPr="000174FB" w14:paraId="29394B6B" w14:textId="77777777" w:rsidTr="00B0441B">
        <w:trPr>
          <w:trHeight w:val="320"/>
        </w:trPr>
        <w:tc>
          <w:tcPr>
            <w:tcW w:w="2296" w:type="dxa"/>
            <w:tcBorders>
              <w:top w:val="nil"/>
              <w:left w:val="nil"/>
              <w:bottom w:val="nil"/>
              <w:right w:val="nil"/>
            </w:tcBorders>
            <w:shd w:val="clear" w:color="auto" w:fill="auto"/>
            <w:noWrap/>
            <w:vAlign w:val="bottom"/>
            <w:hideMark/>
          </w:tcPr>
          <w:p w14:paraId="678B252D" w14:textId="77777777" w:rsidR="00821C87" w:rsidRPr="000174FB" w:rsidRDefault="00821C87" w:rsidP="00B0441B">
            <w:pPr>
              <w:jc w:val="center"/>
              <w:rPr>
                <w:color w:val="000000"/>
              </w:rPr>
            </w:pPr>
            <w:r w:rsidRPr="000174FB">
              <w:rPr>
                <w:color w:val="000000"/>
              </w:rPr>
              <w:t>FHSM13277</w:t>
            </w:r>
          </w:p>
        </w:tc>
        <w:tc>
          <w:tcPr>
            <w:tcW w:w="1420" w:type="dxa"/>
            <w:tcBorders>
              <w:top w:val="nil"/>
              <w:left w:val="nil"/>
              <w:bottom w:val="nil"/>
              <w:right w:val="nil"/>
            </w:tcBorders>
            <w:shd w:val="clear" w:color="auto" w:fill="auto"/>
            <w:noWrap/>
            <w:vAlign w:val="bottom"/>
            <w:hideMark/>
          </w:tcPr>
          <w:p w14:paraId="601E29B4" w14:textId="77777777" w:rsidR="00821C87" w:rsidRPr="000174FB" w:rsidRDefault="00821C87" w:rsidP="00B0441B">
            <w:pPr>
              <w:jc w:val="center"/>
              <w:rPr>
                <w:color w:val="000000"/>
              </w:rPr>
            </w:pPr>
            <w:r w:rsidRPr="000174FB">
              <w:rPr>
                <w:color w:val="000000"/>
              </w:rPr>
              <w:t>478,380</w:t>
            </w:r>
          </w:p>
        </w:tc>
        <w:tc>
          <w:tcPr>
            <w:tcW w:w="1540" w:type="dxa"/>
            <w:tcBorders>
              <w:top w:val="nil"/>
              <w:left w:val="nil"/>
              <w:bottom w:val="nil"/>
              <w:right w:val="nil"/>
            </w:tcBorders>
            <w:shd w:val="clear" w:color="auto" w:fill="auto"/>
            <w:noWrap/>
            <w:vAlign w:val="bottom"/>
            <w:hideMark/>
          </w:tcPr>
          <w:p w14:paraId="0032CFFC" w14:textId="77777777" w:rsidR="00821C87" w:rsidRPr="000174FB" w:rsidRDefault="00821C87" w:rsidP="00B0441B">
            <w:pPr>
              <w:jc w:val="center"/>
              <w:rPr>
                <w:color w:val="000000"/>
              </w:rPr>
            </w:pPr>
            <w:r w:rsidRPr="000174FB">
              <w:rPr>
                <w:color w:val="000000"/>
              </w:rPr>
              <w:t>6,648</w:t>
            </w:r>
          </w:p>
        </w:tc>
        <w:tc>
          <w:tcPr>
            <w:tcW w:w="1620" w:type="dxa"/>
            <w:tcBorders>
              <w:top w:val="nil"/>
              <w:left w:val="nil"/>
              <w:bottom w:val="nil"/>
              <w:right w:val="nil"/>
            </w:tcBorders>
            <w:shd w:val="clear" w:color="auto" w:fill="auto"/>
            <w:noWrap/>
            <w:vAlign w:val="bottom"/>
            <w:hideMark/>
          </w:tcPr>
          <w:p w14:paraId="3861B81C" w14:textId="77777777" w:rsidR="00821C87" w:rsidRPr="000174FB" w:rsidRDefault="00821C87" w:rsidP="00B0441B">
            <w:pPr>
              <w:jc w:val="center"/>
              <w:rPr>
                <w:color w:val="000000"/>
              </w:rPr>
            </w:pPr>
            <w:r w:rsidRPr="000174FB">
              <w:rPr>
                <w:color w:val="000000"/>
              </w:rPr>
              <w:t>509</w:t>
            </w:r>
          </w:p>
        </w:tc>
        <w:tc>
          <w:tcPr>
            <w:tcW w:w="1520" w:type="dxa"/>
            <w:tcBorders>
              <w:top w:val="nil"/>
              <w:left w:val="nil"/>
              <w:bottom w:val="nil"/>
              <w:right w:val="nil"/>
            </w:tcBorders>
            <w:shd w:val="clear" w:color="auto" w:fill="auto"/>
            <w:noWrap/>
            <w:vAlign w:val="bottom"/>
            <w:hideMark/>
          </w:tcPr>
          <w:p w14:paraId="17E0E18B" w14:textId="77777777" w:rsidR="00821C87" w:rsidRPr="000174FB" w:rsidRDefault="00821C87" w:rsidP="00B0441B">
            <w:pPr>
              <w:jc w:val="center"/>
              <w:rPr>
                <w:color w:val="000000"/>
              </w:rPr>
            </w:pPr>
            <w:r w:rsidRPr="000174FB">
              <w:rPr>
                <w:color w:val="000000"/>
              </w:rPr>
              <w:t>41</w:t>
            </w:r>
          </w:p>
        </w:tc>
      </w:tr>
      <w:tr w:rsidR="00821C87" w:rsidRPr="000174FB" w14:paraId="54CAB8D7" w14:textId="77777777" w:rsidTr="00B0441B">
        <w:trPr>
          <w:trHeight w:val="320"/>
        </w:trPr>
        <w:tc>
          <w:tcPr>
            <w:tcW w:w="2296" w:type="dxa"/>
            <w:tcBorders>
              <w:top w:val="nil"/>
              <w:left w:val="nil"/>
              <w:bottom w:val="nil"/>
              <w:right w:val="nil"/>
            </w:tcBorders>
            <w:shd w:val="clear" w:color="auto" w:fill="auto"/>
            <w:noWrap/>
            <w:vAlign w:val="bottom"/>
            <w:hideMark/>
          </w:tcPr>
          <w:p w14:paraId="160F0B02" w14:textId="77777777" w:rsidR="00821C87" w:rsidRPr="000174FB" w:rsidRDefault="00821C87" w:rsidP="00B0441B">
            <w:pPr>
              <w:jc w:val="center"/>
              <w:rPr>
                <w:color w:val="000000"/>
              </w:rPr>
            </w:pPr>
            <w:r w:rsidRPr="000174FB">
              <w:rPr>
                <w:color w:val="000000"/>
              </w:rPr>
              <w:t>FHSM13461</w:t>
            </w:r>
          </w:p>
        </w:tc>
        <w:tc>
          <w:tcPr>
            <w:tcW w:w="1420" w:type="dxa"/>
            <w:tcBorders>
              <w:top w:val="nil"/>
              <w:left w:val="nil"/>
              <w:bottom w:val="nil"/>
              <w:right w:val="nil"/>
            </w:tcBorders>
            <w:shd w:val="clear" w:color="auto" w:fill="auto"/>
            <w:noWrap/>
            <w:vAlign w:val="bottom"/>
            <w:hideMark/>
          </w:tcPr>
          <w:p w14:paraId="5A261BF9" w14:textId="77777777" w:rsidR="00821C87" w:rsidRPr="000174FB" w:rsidRDefault="00821C87" w:rsidP="00B0441B">
            <w:pPr>
              <w:jc w:val="center"/>
              <w:rPr>
                <w:color w:val="000000"/>
              </w:rPr>
            </w:pPr>
            <w:r w:rsidRPr="000174FB">
              <w:rPr>
                <w:color w:val="000000"/>
              </w:rPr>
              <w:t>583,564</w:t>
            </w:r>
          </w:p>
        </w:tc>
        <w:tc>
          <w:tcPr>
            <w:tcW w:w="1540" w:type="dxa"/>
            <w:tcBorders>
              <w:top w:val="nil"/>
              <w:left w:val="nil"/>
              <w:bottom w:val="nil"/>
              <w:right w:val="nil"/>
            </w:tcBorders>
            <w:shd w:val="clear" w:color="auto" w:fill="auto"/>
            <w:noWrap/>
            <w:vAlign w:val="bottom"/>
            <w:hideMark/>
          </w:tcPr>
          <w:p w14:paraId="030C0DE8" w14:textId="77777777" w:rsidR="00821C87" w:rsidRPr="000174FB" w:rsidRDefault="00821C87" w:rsidP="00B0441B">
            <w:pPr>
              <w:jc w:val="center"/>
              <w:rPr>
                <w:color w:val="000000"/>
              </w:rPr>
            </w:pPr>
            <w:r w:rsidRPr="000174FB">
              <w:rPr>
                <w:color w:val="000000"/>
              </w:rPr>
              <w:t>6,564</w:t>
            </w:r>
          </w:p>
        </w:tc>
        <w:tc>
          <w:tcPr>
            <w:tcW w:w="1620" w:type="dxa"/>
            <w:tcBorders>
              <w:top w:val="nil"/>
              <w:left w:val="nil"/>
              <w:bottom w:val="nil"/>
              <w:right w:val="nil"/>
            </w:tcBorders>
            <w:shd w:val="clear" w:color="auto" w:fill="auto"/>
            <w:noWrap/>
            <w:vAlign w:val="bottom"/>
            <w:hideMark/>
          </w:tcPr>
          <w:p w14:paraId="007E26B9"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02A0257C" w14:textId="77777777" w:rsidR="00821C87" w:rsidRPr="000174FB" w:rsidRDefault="00821C87" w:rsidP="00B0441B">
            <w:pPr>
              <w:jc w:val="center"/>
              <w:rPr>
                <w:color w:val="000000"/>
              </w:rPr>
            </w:pPr>
            <w:r w:rsidRPr="000174FB">
              <w:rPr>
                <w:color w:val="000000"/>
              </w:rPr>
              <w:t>41</w:t>
            </w:r>
          </w:p>
        </w:tc>
      </w:tr>
      <w:tr w:rsidR="00821C87" w:rsidRPr="000174FB" w14:paraId="2E2005FA" w14:textId="77777777" w:rsidTr="00B0441B">
        <w:trPr>
          <w:trHeight w:val="320"/>
        </w:trPr>
        <w:tc>
          <w:tcPr>
            <w:tcW w:w="2296" w:type="dxa"/>
            <w:tcBorders>
              <w:top w:val="nil"/>
              <w:left w:val="nil"/>
              <w:bottom w:val="nil"/>
              <w:right w:val="nil"/>
            </w:tcBorders>
            <w:shd w:val="clear" w:color="auto" w:fill="auto"/>
            <w:noWrap/>
            <w:vAlign w:val="bottom"/>
            <w:hideMark/>
          </w:tcPr>
          <w:p w14:paraId="00220309" w14:textId="77777777" w:rsidR="00821C87" w:rsidRPr="000174FB" w:rsidRDefault="00821C87" w:rsidP="00B0441B">
            <w:pPr>
              <w:jc w:val="center"/>
              <w:rPr>
                <w:color w:val="000000"/>
              </w:rPr>
            </w:pPr>
            <w:r w:rsidRPr="000174FB">
              <w:rPr>
                <w:color w:val="000000"/>
              </w:rPr>
              <w:t>FHSM13563</w:t>
            </w:r>
          </w:p>
        </w:tc>
        <w:tc>
          <w:tcPr>
            <w:tcW w:w="1420" w:type="dxa"/>
            <w:tcBorders>
              <w:top w:val="nil"/>
              <w:left w:val="nil"/>
              <w:bottom w:val="nil"/>
              <w:right w:val="nil"/>
            </w:tcBorders>
            <w:shd w:val="clear" w:color="auto" w:fill="auto"/>
            <w:noWrap/>
            <w:vAlign w:val="bottom"/>
            <w:hideMark/>
          </w:tcPr>
          <w:p w14:paraId="33DB0E51" w14:textId="77777777" w:rsidR="00821C87" w:rsidRPr="000174FB" w:rsidRDefault="00821C87" w:rsidP="00B0441B">
            <w:pPr>
              <w:jc w:val="center"/>
              <w:rPr>
                <w:color w:val="000000"/>
              </w:rPr>
            </w:pPr>
            <w:r w:rsidRPr="000174FB">
              <w:rPr>
                <w:color w:val="000000"/>
              </w:rPr>
              <w:t>465,169</w:t>
            </w:r>
          </w:p>
        </w:tc>
        <w:tc>
          <w:tcPr>
            <w:tcW w:w="1540" w:type="dxa"/>
            <w:tcBorders>
              <w:top w:val="nil"/>
              <w:left w:val="nil"/>
              <w:bottom w:val="nil"/>
              <w:right w:val="nil"/>
            </w:tcBorders>
            <w:shd w:val="clear" w:color="auto" w:fill="auto"/>
            <w:noWrap/>
            <w:vAlign w:val="bottom"/>
            <w:hideMark/>
          </w:tcPr>
          <w:p w14:paraId="75C10D0B" w14:textId="77777777" w:rsidR="00821C87" w:rsidRPr="000174FB" w:rsidRDefault="00821C87" w:rsidP="00B0441B">
            <w:pPr>
              <w:jc w:val="center"/>
              <w:rPr>
                <w:color w:val="000000"/>
              </w:rPr>
            </w:pPr>
            <w:r w:rsidRPr="000174FB">
              <w:rPr>
                <w:color w:val="000000"/>
              </w:rPr>
              <w:t>5,965</w:t>
            </w:r>
          </w:p>
        </w:tc>
        <w:tc>
          <w:tcPr>
            <w:tcW w:w="1620" w:type="dxa"/>
            <w:tcBorders>
              <w:top w:val="nil"/>
              <w:left w:val="nil"/>
              <w:bottom w:val="nil"/>
              <w:right w:val="nil"/>
            </w:tcBorders>
            <w:shd w:val="clear" w:color="auto" w:fill="auto"/>
            <w:noWrap/>
            <w:vAlign w:val="bottom"/>
            <w:hideMark/>
          </w:tcPr>
          <w:p w14:paraId="0A1E6280" w14:textId="77777777" w:rsidR="00821C87" w:rsidRPr="000174FB" w:rsidRDefault="00821C87" w:rsidP="00B0441B">
            <w:pPr>
              <w:jc w:val="center"/>
              <w:rPr>
                <w:color w:val="000000"/>
              </w:rPr>
            </w:pPr>
            <w:r w:rsidRPr="000174FB">
              <w:rPr>
                <w:color w:val="000000"/>
              </w:rPr>
              <w:t>507</w:t>
            </w:r>
          </w:p>
        </w:tc>
        <w:tc>
          <w:tcPr>
            <w:tcW w:w="1520" w:type="dxa"/>
            <w:tcBorders>
              <w:top w:val="nil"/>
              <w:left w:val="nil"/>
              <w:bottom w:val="nil"/>
              <w:right w:val="nil"/>
            </w:tcBorders>
            <w:shd w:val="clear" w:color="auto" w:fill="auto"/>
            <w:noWrap/>
            <w:vAlign w:val="bottom"/>
            <w:hideMark/>
          </w:tcPr>
          <w:p w14:paraId="4AB57395" w14:textId="77777777" w:rsidR="00821C87" w:rsidRPr="000174FB" w:rsidRDefault="00821C87" w:rsidP="00B0441B">
            <w:pPr>
              <w:jc w:val="center"/>
              <w:rPr>
                <w:color w:val="000000"/>
              </w:rPr>
            </w:pPr>
            <w:r w:rsidRPr="000174FB">
              <w:rPr>
                <w:color w:val="000000"/>
              </w:rPr>
              <w:t>41</w:t>
            </w:r>
          </w:p>
        </w:tc>
      </w:tr>
      <w:tr w:rsidR="00821C87" w:rsidRPr="000174FB" w14:paraId="2C39D787" w14:textId="77777777" w:rsidTr="00B0441B">
        <w:trPr>
          <w:trHeight w:val="320"/>
        </w:trPr>
        <w:tc>
          <w:tcPr>
            <w:tcW w:w="2296" w:type="dxa"/>
            <w:tcBorders>
              <w:top w:val="nil"/>
              <w:left w:val="nil"/>
              <w:bottom w:val="nil"/>
              <w:right w:val="nil"/>
            </w:tcBorders>
            <w:shd w:val="clear" w:color="auto" w:fill="auto"/>
            <w:noWrap/>
            <w:vAlign w:val="bottom"/>
            <w:hideMark/>
          </w:tcPr>
          <w:p w14:paraId="1D922269" w14:textId="77777777" w:rsidR="00821C87" w:rsidRPr="000174FB" w:rsidRDefault="00821C87" w:rsidP="00B0441B">
            <w:pPr>
              <w:jc w:val="center"/>
              <w:rPr>
                <w:color w:val="000000"/>
              </w:rPr>
            </w:pPr>
            <w:r w:rsidRPr="000174FB">
              <w:rPr>
                <w:color w:val="000000"/>
              </w:rPr>
              <w:t>FHSM16526</w:t>
            </w:r>
          </w:p>
        </w:tc>
        <w:tc>
          <w:tcPr>
            <w:tcW w:w="1420" w:type="dxa"/>
            <w:tcBorders>
              <w:top w:val="nil"/>
              <w:left w:val="nil"/>
              <w:bottom w:val="nil"/>
              <w:right w:val="nil"/>
            </w:tcBorders>
            <w:shd w:val="clear" w:color="auto" w:fill="auto"/>
            <w:noWrap/>
            <w:vAlign w:val="bottom"/>
            <w:hideMark/>
          </w:tcPr>
          <w:p w14:paraId="0A3EE0C7" w14:textId="77777777" w:rsidR="00821C87" w:rsidRPr="000174FB" w:rsidRDefault="00821C87" w:rsidP="00B0441B">
            <w:pPr>
              <w:jc w:val="center"/>
              <w:rPr>
                <w:color w:val="000000"/>
              </w:rPr>
            </w:pPr>
            <w:r w:rsidRPr="000174FB">
              <w:rPr>
                <w:color w:val="000000"/>
              </w:rPr>
              <w:t>119,230</w:t>
            </w:r>
          </w:p>
        </w:tc>
        <w:tc>
          <w:tcPr>
            <w:tcW w:w="1540" w:type="dxa"/>
            <w:tcBorders>
              <w:top w:val="nil"/>
              <w:left w:val="nil"/>
              <w:bottom w:val="nil"/>
              <w:right w:val="nil"/>
            </w:tcBorders>
            <w:shd w:val="clear" w:color="auto" w:fill="auto"/>
            <w:noWrap/>
            <w:vAlign w:val="bottom"/>
            <w:hideMark/>
          </w:tcPr>
          <w:p w14:paraId="2941E279" w14:textId="77777777" w:rsidR="00821C87" w:rsidRPr="000174FB" w:rsidRDefault="00821C87" w:rsidP="00B0441B">
            <w:pPr>
              <w:jc w:val="center"/>
              <w:rPr>
                <w:color w:val="000000"/>
              </w:rPr>
            </w:pPr>
            <w:r w:rsidRPr="000174FB">
              <w:rPr>
                <w:color w:val="000000"/>
              </w:rPr>
              <w:t>1,626</w:t>
            </w:r>
          </w:p>
        </w:tc>
        <w:tc>
          <w:tcPr>
            <w:tcW w:w="1620" w:type="dxa"/>
            <w:tcBorders>
              <w:top w:val="nil"/>
              <w:left w:val="nil"/>
              <w:bottom w:val="nil"/>
              <w:right w:val="nil"/>
            </w:tcBorders>
            <w:shd w:val="clear" w:color="auto" w:fill="auto"/>
            <w:noWrap/>
            <w:vAlign w:val="bottom"/>
            <w:hideMark/>
          </w:tcPr>
          <w:p w14:paraId="5F9A0DED" w14:textId="77777777" w:rsidR="00821C87" w:rsidRPr="000174FB" w:rsidRDefault="00821C87" w:rsidP="00B0441B">
            <w:pPr>
              <w:jc w:val="center"/>
              <w:rPr>
                <w:color w:val="000000"/>
              </w:rPr>
            </w:pPr>
            <w:r w:rsidRPr="000174FB">
              <w:rPr>
                <w:color w:val="000000"/>
              </w:rPr>
              <w:t>471</w:t>
            </w:r>
          </w:p>
        </w:tc>
        <w:tc>
          <w:tcPr>
            <w:tcW w:w="1520" w:type="dxa"/>
            <w:tcBorders>
              <w:top w:val="nil"/>
              <w:left w:val="nil"/>
              <w:bottom w:val="nil"/>
              <w:right w:val="nil"/>
            </w:tcBorders>
            <w:shd w:val="clear" w:color="auto" w:fill="auto"/>
            <w:noWrap/>
            <w:vAlign w:val="bottom"/>
            <w:hideMark/>
          </w:tcPr>
          <w:p w14:paraId="3415325D" w14:textId="77777777" w:rsidR="00821C87" w:rsidRPr="000174FB" w:rsidRDefault="00821C87" w:rsidP="00B0441B">
            <w:pPr>
              <w:jc w:val="center"/>
              <w:rPr>
                <w:color w:val="000000"/>
              </w:rPr>
            </w:pPr>
            <w:r w:rsidRPr="000174FB">
              <w:rPr>
                <w:color w:val="000000"/>
              </w:rPr>
              <w:t>41</w:t>
            </w:r>
          </w:p>
        </w:tc>
      </w:tr>
      <w:tr w:rsidR="00821C87" w:rsidRPr="000174FB" w14:paraId="5A2858F3" w14:textId="77777777" w:rsidTr="00B0441B">
        <w:trPr>
          <w:trHeight w:val="320"/>
        </w:trPr>
        <w:tc>
          <w:tcPr>
            <w:tcW w:w="2296" w:type="dxa"/>
            <w:tcBorders>
              <w:top w:val="nil"/>
              <w:left w:val="nil"/>
              <w:bottom w:val="nil"/>
              <w:right w:val="nil"/>
            </w:tcBorders>
            <w:shd w:val="clear" w:color="auto" w:fill="auto"/>
            <w:noWrap/>
            <w:vAlign w:val="bottom"/>
            <w:hideMark/>
          </w:tcPr>
          <w:p w14:paraId="420E234B" w14:textId="77777777" w:rsidR="00821C87" w:rsidRPr="000174FB" w:rsidRDefault="00821C87" w:rsidP="00B0441B">
            <w:pPr>
              <w:jc w:val="center"/>
              <w:rPr>
                <w:color w:val="000000"/>
              </w:rPr>
            </w:pPr>
            <w:r w:rsidRPr="000174FB">
              <w:rPr>
                <w:color w:val="000000"/>
              </w:rPr>
              <w:t>FHSM16527</w:t>
            </w:r>
          </w:p>
        </w:tc>
        <w:tc>
          <w:tcPr>
            <w:tcW w:w="1420" w:type="dxa"/>
            <w:tcBorders>
              <w:top w:val="nil"/>
              <w:left w:val="nil"/>
              <w:bottom w:val="nil"/>
              <w:right w:val="nil"/>
            </w:tcBorders>
            <w:shd w:val="clear" w:color="auto" w:fill="auto"/>
            <w:noWrap/>
            <w:vAlign w:val="bottom"/>
            <w:hideMark/>
          </w:tcPr>
          <w:p w14:paraId="336CD880" w14:textId="77777777" w:rsidR="00821C87" w:rsidRPr="000174FB" w:rsidRDefault="00821C87" w:rsidP="00B0441B">
            <w:pPr>
              <w:jc w:val="center"/>
              <w:rPr>
                <w:color w:val="000000"/>
              </w:rPr>
            </w:pPr>
            <w:r w:rsidRPr="000174FB">
              <w:rPr>
                <w:color w:val="000000"/>
              </w:rPr>
              <w:t>1,896,433</w:t>
            </w:r>
          </w:p>
        </w:tc>
        <w:tc>
          <w:tcPr>
            <w:tcW w:w="1540" w:type="dxa"/>
            <w:tcBorders>
              <w:top w:val="nil"/>
              <w:left w:val="nil"/>
              <w:bottom w:val="nil"/>
              <w:right w:val="nil"/>
            </w:tcBorders>
            <w:shd w:val="clear" w:color="auto" w:fill="auto"/>
            <w:noWrap/>
            <w:vAlign w:val="bottom"/>
            <w:hideMark/>
          </w:tcPr>
          <w:p w14:paraId="71BA81AF" w14:textId="77777777" w:rsidR="00821C87" w:rsidRPr="000174FB" w:rsidRDefault="00821C87" w:rsidP="00B0441B">
            <w:pPr>
              <w:jc w:val="center"/>
              <w:rPr>
                <w:color w:val="000000"/>
              </w:rPr>
            </w:pPr>
            <w:r w:rsidRPr="000174FB">
              <w:rPr>
                <w:color w:val="000000"/>
              </w:rPr>
              <w:t>14,938</w:t>
            </w:r>
          </w:p>
        </w:tc>
        <w:tc>
          <w:tcPr>
            <w:tcW w:w="1620" w:type="dxa"/>
            <w:tcBorders>
              <w:top w:val="nil"/>
              <w:left w:val="nil"/>
              <w:bottom w:val="nil"/>
              <w:right w:val="nil"/>
            </w:tcBorders>
            <w:shd w:val="clear" w:color="auto" w:fill="auto"/>
            <w:noWrap/>
            <w:vAlign w:val="bottom"/>
            <w:hideMark/>
          </w:tcPr>
          <w:p w14:paraId="1B0E18F4"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06DFFE38" w14:textId="77777777" w:rsidR="00821C87" w:rsidRPr="000174FB" w:rsidRDefault="00821C87" w:rsidP="00B0441B">
            <w:pPr>
              <w:jc w:val="center"/>
              <w:rPr>
                <w:color w:val="000000"/>
              </w:rPr>
            </w:pPr>
            <w:r w:rsidRPr="000174FB">
              <w:rPr>
                <w:color w:val="000000"/>
              </w:rPr>
              <w:t>41</w:t>
            </w:r>
          </w:p>
        </w:tc>
      </w:tr>
      <w:tr w:rsidR="00821C87" w:rsidRPr="000174FB" w14:paraId="1BD9C775" w14:textId="77777777" w:rsidTr="00B0441B">
        <w:trPr>
          <w:trHeight w:val="320"/>
        </w:trPr>
        <w:tc>
          <w:tcPr>
            <w:tcW w:w="2296" w:type="dxa"/>
            <w:tcBorders>
              <w:top w:val="nil"/>
              <w:left w:val="nil"/>
              <w:bottom w:val="nil"/>
              <w:right w:val="nil"/>
            </w:tcBorders>
            <w:shd w:val="clear" w:color="auto" w:fill="auto"/>
            <w:noWrap/>
            <w:vAlign w:val="bottom"/>
            <w:hideMark/>
          </w:tcPr>
          <w:p w14:paraId="58E93B5E" w14:textId="77777777" w:rsidR="00821C87" w:rsidRPr="000174FB" w:rsidRDefault="00821C87" w:rsidP="00B0441B">
            <w:pPr>
              <w:jc w:val="center"/>
              <w:rPr>
                <w:color w:val="000000"/>
              </w:rPr>
            </w:pPr>
            <w:r w:rsidRPr="000174FB">
              <w:rPr>
                <w:color w:val="000000"/>
              </w:rPr>
              <w:t>FHSM16530</w:t>
            </w:r>
          </w:p>
        </w:tc>
        <w:tc>
          <w:tcPr>
            <w:tcW w:w="1420" w:type="dxa"/>
            <w:tcBorders>
              <w:top w:val="nil"/>
              <w:left w:val="nil"/>
              <w:bottom w:val="nil"/>
              <w:right w:val="nil"/>
            </w:tcBorders>
            <w:shd w:val="clear" w:color="auto" w:fill="auto"/>
            <w:noWrap/>
            <w:vAlign w:val="bottom"/>
            <w:hideMark/>
          </w:tcPr>
          <w:p w14:paraId="06975DDE" w14:textId="77777777" w:rsidR="00821C87" w:rsidRPr="000174FB" w:rsidRDefault="00821C87" w:rsidP="00B0441B">
            <w:pPr>
              <w:jc w:val="center"/>
              <w:rPr>
                <w:color w:val="000000"/>
              </w:rPr>
            </w:pPr>
            <w:r w:rsidRPr="000174FB">
              <w:rPr>
                <w:color w:val="000000"/>
              </w:rPr>
              <w:t>3,703,416</w:t>
            </w:r>
          </w:p>
        </w:tc>
        <w:tc>
          <w:tcPr>
            <w:tcW w:w="1540" w:type="dxa"/>
            <w:tcBorders>
              <w:top w:val="nil"/>
              <w:left w:val="nil"/>
              <w:bottom w:val="nil"/>
              <w:right w:val="nil"/>
            </w:tcBorders>
            <w:shd w:val="clear" w:color="auto" w:fill="auto"/>
            <w:noWrap/>
            <w:vAlign w:val="bottom"/>
            <w:hideMark/>
          </w:tcPr>
          <w:p w14:paraId="77F8C385" w14:textId="77777777" w:rsidR="00821C87" w:rsidRPr="000174FB" w:rsidRDefault="00821C87" w:rsidP="00B0441B">
            <w:pPr>
              <w:jc w:val="center"/>
              <w:rPr>
                <w:color w:val="000000"/>
              </w:rPr>
            </w:pPr>
            <w:r w:rsidRPr="000174FB">
              <w:rPr>
                <w:color w:val="000000"/>
              </w:rPr>
              <w:t>17,030</w:t>
            </w:r>
          </w:p>
        </w:tc>
        <w:tc>
          <w:tcPr>
            <w:tcW w:w="1620" w:type="dxa"/>
            <w:tcBorders>
              <w:top w:val="nil"/>
              <w:left w:val="nil"/>
              <w:bottom w:val="nil"/>
              <w:right w:val="nil"/>
            </w:tcBorders>
            <w:shd w:val="clear" w:color="auto" w:fill="auto"/>
            <w:noWrap/>
            <w:vAlign w:val="bottom"/>
            <w:hideMark/>
          </w:tcPr>
          <w:p w14:paraId="1D71B629"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2E660BA7" w14:textId="77777777" w:rsidR="00821C87" w:rsidRPr="000174FB" w:rsidRDefault="00821C87" w:rsidP="00B0441B">
            <w:pPr>
              <w:jc w:val="center"/>
              <w:rPr>
                <w:color w:val="000000"/>
              </w:rPr>
            </w:pPr>
            <w:r w:rsidRPr="000174FB">
              <w:rPr>
                <w:color w:val="000000"/>
              </w:rPr>
              <w:t>41</w:t>
            </w:r>
          </w:p>
        </w:tc>
      </w:tr>
      <w:tr w:rsidR="00821C87" w:rsidRPr="000174FB" w14:paraId="4B388A5C" w14:textId="77777777" w:rsidTr="00B0441B">
        <w:trPr>
          <w:trHeight w:val="320"/>
        </w:trPr>
        <w:tc>
          <w:tcPr>
            <w:tcW w:w="2296" w:type="dxa"/>
            <w:tcBorders>
              <w:top w:val="nil"/>
              <w:left w:val="nil"/>
              <w:bottom w:val="nil"/>
              <w:right w:val="nil"/>
            </w:tcBorders>
            <w:shd w:val="clear" w:color="auto" w:fill="auto"/>
            <w:noWrap/>
            <w:vAlign w:val="bottom"/>
            <w:hideMark/>
          </w:tcPr>
          <w:p w14:paraId="0CC5996A" w14:textId="77777777" w:rsidR="00821C87" w:rsidRPr="000174FB" w:rsidRDefault="00821C87" w:rsidP="00B0441B">
            <w:pPr>
              <w:jc w:val="center"/>
              <w:rPr>
                <w:color w:val="000000"/>
              </w:rPr>
            </w:pPr>
            <w:r w:rsidRPr="000174FB">
              <w:rPr>
                <w:color w:val="000000"/>
              </w:rPr>
              <w:t>FHSM9042</w:t>
            </w:r>
          </w:p>
        </w:tc>
        <w:tc>
          <w:tcPr>
            <w:tcW w:w="1420" w:type="dxa"/>
            <w:tcBorders>
              <w:top w:val="nil"/>
              <w:left w:val="nil"/>
              <w:bottom w:val="nil"/>
              <w:right w:val="nil"/>
            </w:tcBorders>
            <w:shd w:val="clear" w:color="auto" w:fill="auto"/>
            <w:noWrap/>
            <w:vAlign w:val="bottom"/>
            <w:hideMark/>
          </w:tcPr>
          <w:p w14:paraId="139B3D0B" w14:textId="77777777" w:rsidR="00821C87" w:rsidRPr="000174FB" w:rsidRDefault="00821C87" w:rsidP="00B0441B">
            <w:pPr>
              <w:jc w:val="center"/>
              <w:rPr>
                <w:color w:val="000000"/>
              </w:rPr>
            </w:pPr>
            <w:r w:rsidRPr="000174FB">
              <w:rPr>
                <w:color w:val="000000"/>
              </w:rPr>
              <w:t>447,017</w:t>
            </w:r>
          </w:p>
        </w:tc>
        <w:tc>
          <w:tcPr>
            <w:tcW w:w="1540" w:type="dxa"/>
            <w:tcBorders>
              <w:top w:val="nil"/>
              <w:left w:val="nil"/>
              <w:bottom w:val="nil"/>
              <w:right w:val="nil"/>
            </w:tcBorders>
            <w:shd w:val="clear" w:color="auto" w:fill="auto"/>
            <w:noWrap/>
            <w:vAlign w:val="bottom"/>
            <w:hideMark/>
          </w:tcPr>
          <w:p w14:paraId="4581980D" w14:textId="77777777" w:rsidR="00821C87" w:rsidRPr="000174FB" w:rsidRDefault="00821C87" w:rsidP="00B0441B">
            <w:pPr>
              <w:jc w:val="center"/>
              <w:rPr>
                <w:color w:val="000000"/>
              </w:rPr>
            </w:pPr>
            <w:r w:rsidRPr="000174FB">
              <w:rPr>
                <w:color w:val="000000"/>
              </w:rPr>
              <w:t>5,152</w:t>
            </w:r>
          </w:p>
        </w:tc>
        <w:tc>
          <w:tcPr>
            <w:tcW w:w="1620" w:type="dxa"/>
            <w:tcBorders>
              <w:top w:val="nil"/>
              <w:left w:val="nil"/>
              <w:bottom w:val="nil"/>
              <w:right w:val="nil"/>
            </w:tcBorders>
            <w:shd w:val="clear" w:color="auto" w:fill="auto"/>
            <w:noWrap/>
            <w:vAlign w:val="bottom"/>
            <w:hideMark/>
          </w:tcPr>
          <w:p w14:paraId="17B30863"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4A557363" w14:textId="77777777" w:rsidR="00821C87" w:rsidRPr="000174FB" w:rsidRDefault="00821C87" w:rsidP="00B0441B">
            <w:pPr>
              <w:jc w:val="center"/>
              <w:rPr>
                <w:color w:val="000000"/>
              </w:rPr>
            </w:pPr>
            <w:r w:rsidRPr="000174FB">
              <w:rPr>
                <w:color w:val="000000"/>
              </w:rPr>
              <w:t>41</w:t>
            </w:r>
          </w:p>
        </w:tc>
      </w:tr>
      <w:tr w:rsidR="00821C87" w:rsidRPr="000174FB" w14:paraId="420BEAAD" w14:textId="77777777" w:rsidTr="00B0441B">
        <w:trPr>
          <w:trHeight w:val="320"/>
        </w:trPr>
        <w:tc>
          <w:tcPr>
            <w:tcW w:w="2296" w:type="dxa"/>
            <w:tcBorders>
              <w:top w:val="nil"/>
              <w:left w:val="nil"/>
              <w:bottom w:val="nil"/>
              <w:right w:val="nil"/>
            </w:tcBorders>
            <w:shd w:val="clear" w:color="auto" w:fill="auto"/>
            <w:noWrap/>
            <w:vAlign w:val="bottom"/>
            <w:hideMark/>
          </w:tcPr>
          <w:p w14:paraId="5320CCC1" w14:textId="77777777" w:rsidR="00821C87" w:rsidRPr="000174FB" w:rsidRDefault="00821C87" w:rsidP="00B0441B">
            <w:pPr>
              <w:jc w:val="center"/>
              <w:rPr>
                <w:color w:val="000000"/>
              </w:rPr>
            </w:pPr>
            <w:r w:rsidRPr="000174FB">
              <w:rPr>
                <w:color w:val="000000"/>
              </w:rPr>
              <w:t>FMNH282783</w:t>
            </w:r>
          </w:p>
        </w:tc>
        <w:tc>
          <w:tcPr>
            <w:tcW w:w="1420" w:type="dxa"/>
            <w:tcBorders>
              <w:top w:val="nil"/>
              <w:left w:val="nil"/>
              <w:bottom w:val="nil"/>
              <w:right w:val="nil"/>
            </w:tcBorders>
            <w:shd w:val="clear" w:color="auto" w:fill="auto"/>
            <w:noWrap/>
            <w:vAlign w:val="bottom"/>
            <w:hideMark/>
          </w:tcPr>
          <w:p w14:paraId="2C5BE015" w14:textId="77777777" w:rsidR="00821C87" w:rsidRPr="000174FB" w:rsidRDefault="00821C87" w:rsidP="00B0441B">
            <w:pPr>
              <w:jc w:val="center"/>
              <w:rPr>
                <w:color w:val="000000"/>
              </w:rPr>
            </w:pPr>
            <w:r w:rsidRPr="000174FB">
              <w:rPr>
                <w:color w:val="000000"/>
              </w:rPr>
              <w:t>80,184</w:t>
            </w:r>
          </w:p>
        </w:tc>
        <w:tc>
          <w:tcPr>
            <w:tcW w:w="1540" w:type="dxa"/>
            <w:tcBorders>
              <w:top w:val="nil"/>
              <w:left w:val="nil"/>
              <w:bottom w:val="nil"/>
              <w:right w:val="nil"/>
            </w:tcBorders>
            <w:shd w:val="clear" w:color="auto" w:fill="auto"/>
            <w:noWrap/>
            <w:vAlign w:val="bottom"/>
            <w:hideMark/>
          </w:tcPr>
          <w:p w14:paraId="5BB0428B" w14:textId="77777777" w:rsidR="00821C87" w:rsidRPr="000174FB" w:rsidRDefault="00821C87" w:rsidP="00B0441B">
            <w:pPr>
              <w:jc w:val="center"/>
              <w:rPr>
                <w:color w:val="000000"/>
              </w:rPr>
            </w:pPr>
            <w:r w:rsidRPr="000174FB">
              <w:rPr>
                <w:color w:val="000000"/>
              </w:rPr>
              <w:t>160</w:t>
            </w:r>
          </w:p>
        </w:tc>
        <w:tc>
          <w:tcPr>
            <w:tcW w:w="1620" w:type="dxa"/>
            <w:tcBorders>
              <w:top w:val="nil"/>
              <w:left w:val="nil"/>
              <w:bottom w:val="nil"/>
              <w:right w:val="nil"/>
            </w:tcBorders>
            <w:shd w:val="clear" w:color="auto" w:fill="auto"/>
            <w:noWrap/>
            <w:vAlign w:val="bottom"/>
            <w:hideMark/>
          </w:tcPr>
          <w:p w14:paraId="13F5C230" w14:textId="77777777" w:rsidR="00821C87" w:rsidRPr="000174FB" w:rsidRDefault="00821C87" w:rsidP="00B0441B">
            <w:pPr>
              <w:jc w:val="center"/>
              <w:rPr>
                <w:color w:val="000000"/>
              </w:rPr>
            </w:pPr>
            <w:r w:rsidRPr="000174FB">
              <w:rPr>
                <w:color w:val="000000"/>
              </w:rPr>
              <w:t>102</w:t>
            </w:r>
          </w:p>
        </w:tc>
        <w:tc>
          <w:tcPr>
            <w:tcW w:w="1520" w:type="dxa"/>
            <w:tcBorders>
              <w:top w:val="nil"/>
              <w:left w:val="nil"/>
              <w:bottom w:val="nil"/>
              <w:right w:val="nil"/>
            </w:tcBorders>
            <w:shd w:val="clear" w:color="auto" w:fill="auto"/>
            <w:noWrap/>
            <w:vAlign w:val="bottom"/>
            <w:hideMark/>
          </w:tcPr>
          <w:p w14:paraId="5627704C" w14:textId="77777777" w:rsidR="00821C87" w:rsidRPr="000174FB" w:rsidRDefault="00821C87" w:rsidP="00B0441B">
            <w:pPr>
              <w:jc w:val="center"/>
              <w:rPr>
                <w:color w:val="000000"/>
              </w:rPr>
            </w:pPr>
            <w:r w:rsidRPr="000174FB">
              <w:rPr>
                <w:color w:val="000000"/>
              </w:rPr>
              <w:t>41</w:t>
            </w:r>
          </w:p>
        </w:tc>
      </w:tr>
      <w:tr w:rsidR="00821C87" w:rsidRPr="000174FB" w14:paraId="74F04CA6" w14:textId="77777777" w:rsidTr="00B0441B">
        <w:trPr>
          <w:trHeight w:val="320"/>
        </w:trPr>
        <w:tc>
          <w:tcPr>
            <w:tcW w:w="2296" w:type="dxa"/>
            <w:tcBorders>
              <w:top w:val="nil"/>
              <w:left w:val="nil"/>
              <w:bottom w:val="nil"/>
              <w:right w:val="nil"/>
            </w:tcBorders>
            <w:shd w:val="clear" w:color="auto" w:fill="auto"/>
            <w:noWrap/>
            <w:vAlign w:val="bottom"/>
            <w:hideMark/>
          </w:tcPr>
          <w:p w14:paraId="5E36CB3C" w14:textId="77777777" w:rsidR="00821C87" w:rsidRPr="000174FB" w:rsidRDefault="00821C87" w:rsidP="00B0441B">
            <w:pPr>
              <w:jc w:val="center"/>
              <w:rPr>
                <w:color w:val="000000"/>
              </w:rPr>
            </w:pPr>
            <w:r w:rsidRPr="000174FB">
              <w:rPr>
                <w:color w:val="000000"/>
              </w:rPr>
              <w:t>LACM405</w:t>
            </w:r>
          </w:p>
        </w:tc>
        <w:tc>
          <w:tcPr>
            <w:tcW w:w="1420" w:type="dxa"/>
            <w:tcBorders>
              <w:top w:val="nil"/>
              <w:left w:val="nil"/>
              <w:bottom w:val="nil"/>
              <w:right w:val="nil"/>
            </w:tcBorders>
            <w:shd w:val="clear" w:color="auto" w:fill="auto"/>
            <w:noWrap/>
            <w:vAlign w:val="bottom"/>
            <w:hideMark/>
          </w:tcPr>
          <w:p w14:paraId="771F9536" w14:textId="77777777" w:rsidR="00821C87" w:rsidRPr="000174FB" w:rsidRDefault="00821C87" w:rsidP="00B0441B">
            <w:pPr>
              <w:jc w:val="center"/>
              <w:rPr>
                <w:color w:val="000000"/>
              </w:rPr>
            </w:pPr>
            <w:r w:rsidRPr="000174FB">
              <w:rPr>
                <w:color w:val="000000"/>
              </w:rPr>
              <w:t>497,057</w:t>
            </w:r>
          </w:p>
        </w:tc>
        <w:tc>
          <w:tcPr>
            <w:tcW w:w="1540" w:type="dxa"/>
            <w:tcBorders>
              <w:top w:val="nil"/>
              <w:left w:val="nil"/>
              <w:bottom w:val="nil"/>
              <w:right w:val="nil"/>
            </w:tcBorders>
            <w:shd w:val="clear" w:color="auto" w:fill="auto"/>
            <w:noWrap/>
            <w:vAlign w:val="bottom"/>
            <w:hideMark/>
          </w:tcPr>
          <w:p w14:paraId="11AC1F59" w14:textId="77777777" w:rsidR="00821C87" w:rsidRPr="000174FB" w:rsidRDefault="00821C87" w:rsidP="00B0441B">
            <w:pPr>
              <w:jc w:val="center"/>
              <w:rPr>
                <w:color w:val="000000"/>
              </w:rPr>
            </w:pPr>
            <w:r w:rsidRPr="000174FB">
              <w:rPr>
                <w:color w:val="000000"/>
              </w:rPr>
              <w:t>6,990</w:t>
            </w:r>
          </w:p>
        </w:tc>
        <w:tc>
          <w:tcPr>
            <w:tcW w:w="1620" w:type="dxa"/>
            <w:tcBorders>
              <w:top w:val="nil"/>
              <w:left w:val="nil"/>
              <w:bottom w:val="nil"/>
              <w:right w:val="nil"/>
            </w:tcBorders>
            <w:shd w:val="clear" w:color="auto" w:fill="auto"/>
            <w:noWrap/>
            <w:vAlign w:val="bottom"/>
            <w:hideMark/>
          </w:tcPr>
          <w:p w14:paraId="133B4E02" w14:textId="77777777" w:rsidR="00821C87" w:rsidRPr="000174FB" w:rsidRDefault="00821C87" w:rsidP="00B0441B">
            <w:pPr>
              <w:jc w:val="center"/>
              <w:rPr>
                <w:color w:val="000000"/>
              </w:rPr>
            </w:pPr>
            <w:r w:rsidRPr="000174FB">
              <w:rPr>
                <w:color w:val="000000"/>
              </w:rPr>
              <w:t>490</w:t>
            </w:r>
          </w:p>
        </w:tc>
        <w:tc>
          <w:tcPr>
            <w:tcW w:w="1520" w:type="dxa"/>
            <w:tcBorders>
              <w:top w:val="nil"/>
              <w:left w:val="nil"/>
              <w:bottom w:val="nil"/>
              <w:right w:val="nil"/>
            </w:tcBorders>
            <w:shd w:val="clear" w:color="auto" w:fill="auto"/>
            <w:noWrap/>
            <w:vAlign w:val="bottom"/>
            <w:hideMark/>
          </w:tcPr>
          <w:p w14:paraId="652C70CD" w14:textId="77777777" w:rsidR="00821C87" w:rsidRPr="000174FB" w:rsidRDefault="00821C87" w:rsidP="00B0441B">
            <w:pPr>
              <w:jc w:val="center"/>
              <w:rPr>
                <w:color w:val="000000"/>
              </w:rPr>
            </w:pPr>
            <w:r w:rsidRPr="000174FB">
              <w:rPr>
                <w:color w:val="000000"/>
              </w:rPr>
              <w:t>41</w:t>
            </w:r>
          </w:p>
        </w:tc>
      </w:tr>
      <w:tr w:rsidR="00821C87" w:rsidRPr="000174FB" w14:paraId="5D5C61AA" w14:textId="77777777" w:rsidTr="00B0441B">
        <w:trPr>
          <w:trHeight w:val="320"/>
        </w:trPr>
        <w:tc>
          <w:tcPr>
            <w:tcW w:w="2296" w:type="dxa"/>
            <w:tcBorders>
              <w:top w:val="nil"/>
              <w:left w:val="nil"/>
              <w:bottom w:val="nil"/>
              <w:right w:val="nil"/>
            </w:tcBorders>
            <w:shd w:val="clear" w:color="auto" w:fill="auto"/>
            <w:noWrap/>
            <w:vAlign w:val="bottom"/>
            <w:hideMark/>
          </w:tcPr>
          <w:p w14:paraId="41B976E3" w14:textId="77777777" w:rsidR="00821C87" w:rsidRPr="000174FB" w:rsidRDefault="00821C87" w:rsidP="00B0441B">
            <w:pPr>
              <w:jc w:val="center"/>
              <w:rPr>
                <w:color w:val="000000"/>
              </w:rPr>
            </w:pPr>
            <w:r w:rsidRPr="000174FB">
              <w:rPr>
                <w:color w:val="000000"/>
              </w:rPr>
              <w:t>LSUH18938</w:t>
            </w:r>
          </w:p>
        </w:tc>
        <w:tc>
          <w:tcPr>
            <w:tcW w:w="1420" w:type="dxa"/>
            <w:tcBorders>
              <w:top w:val="nil"/>
              <w:left w:val="nil"/>
              <w:bottom w:val="nil"/>
              <w:right w:val="nil"/>
            </w:tcBorders>
            <w:shd w:val="clear" w:color="auto" w:fill="auto"/>
            <w:noWrap/>
            <w:vAlign w:val="bottom"/>
            <w:hideMark/>
          </w:tcPr>
          <w:p w14:paraId="0312C29A" w14:textId="77777777" w:rsidR="00821C87" w:rsidRPr="000174FB" w:rsidRDefault="00821C87" w:rsidP="00B0441B">
            <w:pPr>
              <w:jc w:val="center"/>
              <w:rPr>
                <w:color w:val="000000"/>
              </w:rPr>
            </w:pPr>
            <w:r w:rsidRPr="000174FB">
              <w:rPr>
                <w:color w:val="000000"/>
              </w:rPr>
              <w:t>1,644,253</w:t>
            </w:r>
          </w:p>
        </w:tc>
        <w:tc>
          <w:tcPr>
            <w:tcW w:w="1540" w:type="dxa"/>
            <w:tcBorders>
              <w:top w:val="nil"/>
              <w:left w:val="nil"/>
              <w:bottom w:val="nil"/>
              <w:right w:val="nil"/>
            </w:tcBorders>
            <w:shd w:val="clear" w:color="auto" w:fill="auto"/>
            <w:noWrap/>
            <w:vAlign w:val="bottom"/>
            <w:hideMark/>
          </w:tcPr>
          <w:p w14:paraId="01C04326" w14:textId="77777777" w:rsidR="00821C87" w:rsidRPr="000174FB" w:rsidRDefault="00821C87" w:rsidP="00B0441B">
            <w:pPr>
              <w:jc w:val="center"/>
              <w:rPr>
                <w:color w:val="000000"/>
              </w:rPr>
            </w:pPr>
            <w:r w:rsidRPr="000174FB">
              <w:rPr>
                <w:color w:val="000000"/>
              </w:rPr>
              <w:t>17,588</w:t>
            </w:r>
          </w:p>
        </w:tc>
        <w:tc>
          <w:tcPr>
            <w:tcW w:w="1620" w:type="dxa"/>
            <w:tcBorders>
              <w:top w:val="nil"/>
              <w:left w:val="nil"/>
              <w:bottom w:val="nil"/>
              <w:right w:val="nil"/>
            </w:tcBorders>
            <w:shd w:val="clear" w:color="auto" w:fill="auto"/>
            <w:noWrap/>
            <w:vAlign w:val="bottom"/>
            <w:hideMark/>
          </w:tcPr>
          <w:p w14:paraId="47DCBAEF" w14:textId="77777777" w:rsidR="00821C87" w:rsidRPr="000174FB" w:rsidRDefault="00821C87" w:rsidP="00B0441B">
            <w:pPr>
              <w:jc w:val="center"/>
              <w:rPr>
                <w:color w:val="000000"/>
              </w:rPr>
            </w:pPr>
            <w:r w:rsidRPr="000174FB">
              <w:rPr>
                <w:color w:val="000000"/>
              </w:rPr>
              <w:t>506</w:t>
            </w:r>
          </w:p>
        </w:tc>
        <w:tc>
          <w:tcPr>
            <w:tcW w:w="1520" w:type="dxa"/>
            <w:tcBorders>
              <w:top w:val="nil"/>
              <w:left w:val="nil"/>
              <w:bottom w:val="nil"/>
              <w:right w:val="nil"/>
            </w:tcBorders>
            <w:shd w:val="clear" w:color="auto" w:fill="auto"/>
            <w:noWrap/>
            <w:vAlign w:val="bottom"/>
            <w:hideMark/>
          </w:tcPr>
          <w:p w14:paraId="79FC4127" w14:textId="77777777" w:rsidR="00821C87" w:rsidRPr="000174FB" w:rsidRDefault="00821C87" w:rsidP="00B0441B">
            <w:pPr>
              <w:jc w:val="center"/>
              <w:rPr>
                <w:color w:val="000000"/>
              </w:rPr>
            </w:pPr>
            <w:r w:rsidRPr="000174FB">
              <w:rPr>
                <w:color w:val="000000"/>
              </w:rPr>
              <w:t>41</w:t>
            </w:r>
          </w:p>
        </w:tc>
      </w:tr>
      <w:tr w:rsidR="00821C87" w:rsidRPr="000174FB" w14:paraId="254145E7" w14:textId="77777777" w:rsidTr="00B0441B">
        <w:trPr>
          <w:trHeight w:val="320"/>
        </w:trPr>
        <w:tc>
          <w:tcPr>
            <w:tcW w:w="2296" w:type="dxa"/>
            <w:tcBorders>
              <w:top w:val="nil"/>
              <w:left w:val="nil"/>
              <w:bottom w:val="nil"/>
              <w:right w:val="nil"/>
            </w:tcBorders>
            <w:shd w:val="clear" w:color="auto" w:fill="auto"/>
            <w:noWrap/>
            <w:vAlign w:val="bottom"/>
            <w:hideMark/>
          </w:tcPr>
          <w:p w14:paraId="3C1B9132" w14:textId="77777777" w:rsidR="00821C87" w:rsidRPr="000174FB" w:rsidRDefault="00821C87" w:rsidP="00B0441B">
            <w:pPr>
              <w:jc w:val="center"/>
              <w:rPr>
                <w:color w:val="000000"/>
              </w:rPr>
            </w:pPr>
            <w:r w:rsidRPr="000174FB">
              <w:rPr>
                <w:color w:val="000000"/>
              </w:rPr>
              <w:t>LSUH21201</w:t>
            </w:r>
          </w:p>
        </w:tc>
        <w:tc>
          <w:tcPr>
            <w:tcW w:w="1420" w:type="dxa"/>
            <w:tcBorders>
              <w:top w:val="nil"/>
              <w:left w:val="nil"/>
              <w:bottom w:val="nil"/>
              <w:right w:val="nil"/>
            </w:tcBorders>
            <w:shd w:val="clear" w:color="auto" w:fill="auto"/>
            <w:noWrap/>
            <w:vAlign w:val="bottom"/>
            <w:hideMark/>
          </w:tcPr>
          <w:p w14:paraId="089E0E39" w14:textId="77777777" w:rsidR="00821C87" w:rsidRPr="000174FB" w:rsidRDefault="00821C87" w:rsidP="00B0441B">
            <w:pPr>
              <w:jc w:val="center"/>
              <w:rPr>
                <w:color w:val="000000"/>
              </w:rPr>
            </w:pPr>
            <w:r w:rsidRPr="000174FB">
              <w:rPr>
                <w:color w:val="000000"/>
              </w:rPr>
              <w:t>12,674,668</w:t>
            </w:r>
          </w:p>
        </w:tc>
        <w:tc>
          <w:tcPr>
            <w:tcW w:w="1540" w:type="dxa"/>
            <w:tcBorders>
              <w:top w:val="nil"/>
              <w:left w:val="nil"/>
              <w:bottom w:val="nil"/>
              <w:right w:val="nil"/>
            </w:tcBorders>
            <w:shd w:val="clear" w:color="auto" w:fill="auto"/>
            <w:noWrap/>
            <w:vAlign w:val="bottom"/>
            <w:hideMark/>
          </w:tcPr>
          <w:p w14:paraId="32945921" w14:textId="77777777" w:rsidR="00821C87" w:rsidRPr="000174FB" w:rsidRDefault="00821C87" w:rsidP="00B0441B">
            <w:pPr>
              <w:jc w:val="center"/>
              <w:rPr>
                <w:color w:val="000000"/>
              </w:rPr>
            </w:pPr>
            <w:r w:rsidRPr="000174FB">
              <w:rPr>
                <w:color w:val="000000"/>
              </w:rPr>
              <w:t>19,305</w:t>
            </w:r>
          </w:p>
        </w:tc>
        <w:tc>
          <w:tcPr>
            <w:tcW w:w="1620" w:type="dxa"/>
            <w:tcBorders>
              <w:top w:val="nil"/>
              <w:left w:val="nil"/>
              <w:bottom w:val="nil"/>
              <w:right w:val="nil"/>
            </w:tcBorders>
            <w:shd w:val="clear" w:color="auto" w:fill="auto"/>
            <w:noWrap/>
            <w:vAlign w:val="bottom"/>
            <w:hideMark/>
          </w:tcPr>
          <w:p w14:paraId="002C1837" w14:textId="77777777" w:rsidR="00821C87" w:rsidRPr="000174FB" w:rsidRDefault="00821C87" w:rsidP="00B0441B">
            <w:pPr>
              <w:jc w:val="center"/>
              <w:rPr>
                <w:color w:val="000000"/>
              </w:rPr>
            </w:pPr>
            <w:r w:rsidRPr="000174FB">
              <w:rPr>
                <w:color w:val="000000"/>
              </w:rPr>
              <w:t>507</w:t>
            </w:r>
          </w:p>
        </w:tc>
        <w:tc>
          <w:tcPr>
            <w:tcW w:w="1520" w:type="dxa"/>
            <w:tcBorders>
              <w:top w:val="nil"/>
              <w:left w:val="nil"/>
              <w:bottom w:val="nil"/>
              <w:right w:val="nil"/>
            </w:tcBorders>
            <w:shd w:val="clear" w:color="auto" w:fill="auto"/>
            <w:noWrap/>
            <w:vAlign w:val="bottom"/>
            <w:hideMark/>
          </w:tcPr>
          <w:p w14:paraId="36A9A590" w14:textId="77777777" w:rsidR="00821C87" w:rsidRPr="000174FB" w:rsidRDefault="00821C87" w:rsidP="00B0441B">
            <w:pPr>
              <w:jc w:val="center"/>
              <w:rPr>
                <w:color w:val="000000"/>
              </w:rPr>
            </w:pPr>
            <w:r w:rsidRPr="000174FB">
              <w:rPr>
                <w:color w:val="000000"/>
              </w:rPr>
              <w:t>41</w:t>
            </w:r>
          </w:p>
        </w:tc>
      </w:tr>
      <w:tr w:rsidR="00821C87" w:rsidRPr="000174FB" w14:paraId="246FA6EE" w14:textId="77777777" w:rsidTr="00B0441B">
        <w:trPr>
          <w:trHeight w:val="320"/>
        </w:trPr>
        <w:tc>
          <w:tcPr>
            <w:tcW w:w="2296" w:type="dxa"/>
            <w:tcBorders>
              <w:top w:val="nil"/>
              <w:left w:val="nil"/>
              <w:bottom w:val="nil"/>
              <w:right w:val="nil"/>
            </w:tcBorders>
            <w:shd w:val="clear" w:color="auto" w:fill="auto"/>
            <w:noWrap/>
            <w:vAlign w:val="bottom"/>
            <w:hideMark/>
          </w:tcPr>
          <w:p w14:paraId="542386CF" w14:textId="77777777" w:rsidR="00821C87" w:rsidRPr="000174FB" w:rsidRDefault="00821C87" w:rsidP="00B0441B">
            <w:pPr>
              <w:jc w:val="center"/>
              <w:rPr>
                <w:color w:val="000000"/>
              </w:rPr>
            </w:pPr>
            <w:r w:rsidRPr="000174FB">
              <w:rPr>
                <w:color w:val="000000"/>
              </w:rPr>
              <w:t>MVZ137535</w:t>
            </w:r>
          </w:p>
        </w:tc>
        <w:tc>
          <w:tcPr>
            <w:tcW w:w="1420" w:type="dxa"/>
            <w:tcBorders>
              <w:top w:val="nil"/>
              <w:left w:val="nil"/>
              <w:bottom w:val="nil"/>
              <w:right w:val="nil"/>
            </w:tcBorders>
            <w:shd w:val="clear" w:color="auto" w:fill="auto"/>
            <w:noWrap/>
            <w:vAlign w:val="bottom"/>
            <w:hideMark/>
          </w:tcPr>
          <w:p w14:paraId="71F78F82" w14:textId="77777777" w:rsidR="00821C87" w:rsidRPr="000174FB" w:rsidRDefault="00821C87" w:rsidP="00B0441B">
            <w:pPr>
              <w:jc w:val="center"/>
              <w:rPr>
                <w:color w:val="000000"/>
              </w:rPr>
            </w:pPr>
            <w:r w:rsidRPr="000174FB">
              <w:rPr>
                <w:color w:val="000000"/>
              </w:rPr>
              <w:t>3,305,801</w:t>
            </w:r>
          </w:p>
        </w:tc>
        <w:tc>
          <w:tcPr>
            <w:tcW w:w="1540" w:type="dxa"/>
            <w:tcBorders>
              <w:top w:val="nil"/>
              <w:left w:val="nil"/>
              <w:bottom w:val="nil"/>
              <w:right w:val="nil"/>
            </w:tcBorders>
            <w:shd w:val="clear" w:color="auto" w:fill="auto"/>
            <w:noWrap/>
            <w:vAlign w:val="bottom"/>
            <w:hideMark/>
          </w:tcPr>
          <w:p w14:paraId="4149660A" w14:textId="77777777" w:rsidR="00821C87" w:rsidRPr="000174FB" w:rsidRDefault="00821C87" w:rsidP="00B0441B">
            <w:pPr>
              <w:jc w:val="center"/>
              <w:rPr>
                <w:color w:val="000000"/>
              </w:rPr>
            </w:pPr>
            <w:r w:rsidRPr="000174FB">
              <w:rPr>
                <w:color w:val="000000"/>
              </w:rPr>
              <w:t>14,423</w:t>
            </w:r>
          </w:p>
        </w:tc>
        <w:tc>
          <w:tcPr>
            <w:tcW w:w="1620" w:type="dxa"/>
            <w:tcBorders>
              <w:top w:val="nil"/>
              <w:left w:val="nil"/>
              <w:bottom w:val="nil"/>
              <w:right w:val="nil"/>
            </w:tcBorders>
            <w:shd w:val="clear" w:color="auto" w:fill="auto"/>
            <w:noWrap/>
            <w:vAlign w:val="bottom"/>
            <w:hideMark/>
          </w:tcPr>
          <w:p w14:paraId="37DC5231" w14:textId="77777777" w:rsidR="00821C87" w:rsidRPr="000174FB" w:rsidRDefault="00821C87" w:rsidP="00B0441B">
            <w:pPr>
              <w:jc w:val="center"/>
              <w:rPr>
                <w:color w:val="000000"/>
              </w:rPr>
            </w:pPr>
            <w:r w:rsidRPr="000174FB">
              <w:rPr>
                <w:color w:val="000000"/>
              </w:rPr>
              <w:t>507</w:t>
            </w:r>
          </w:p>
        </w:tc>
        <w:tc>
          <w:tcPr>
            <w:tcW w:w="1520" w:type="dxa"/>
            <w:tcBorders>
              <w:top w:val="nil"/>
              <w:left w:val="nil"/>
              <w:bottom w:val="nil"/>
              <w:right w:val="nil"/>
            </w:tcBorders>
            <w:shd w:val="clear" w:color="auto" w:fill="auto"/>
            <w:noWrap/>
            <w:vAlign w:val="bottom"/>
            <w:hideMark/>
          </w:tcPr>
          <w:p w14:paraId="1A4A035C" w14:textId="77777777" w:rsidR="00821C87" w:rsidRPr="000174FB" w:rsidRDefault="00821C87" w:rsidP="00B0441B">
            <w:pPr>
              <w:jc w:val="center"/>
              <w:rPr>
                <w:color w:val="000000"/>
              </w:rPr>
            </w:pPr>
            <w:r w:rsidRPr="000174FB">
              <w:rPr>
                <w:color w:val="000000"/>
              </w:rPr>
              <w:t>41</w:t>
            </w:r>
          </w:p>
        </w:tc>
      </w:tr>
      <w:tr w:rsidR="00821C87" w:rsidRPr="000174FB" w14:paraId="1FF800F1" w14:textId="77777777" w:rsidTr="00B0441B">
        <w:trPr>
          <w:trHeight w:val="320"/>
        </w:trPr>
        <w:tc>
          <w:tcPr>
            <w:tcW w:w="2296" w:type="dxa"/>
            <w:tcBorders>
              <w:top w:val="nil"/>
              <w:left w:val="nil"/>
              <w:bottom w:val="nil"/>
              <w:right w:val="nil"/>
            </w:tcBorders>
            <w:shd w:val="clear" w:color="auto" w:fill="auto"/>
            <w:noWrap/>
            <w:vAlign w:val="bottom"/>
            <w:hideMark/>
          </w:tcPr>
          <w:p w14:paraId="6A63CF60" w14:textId="77777777" w:rsidR="00821C87" w:rsidRPr="000174FB" w:rsidRDefault="00821C87" w:rsidP="00B0441B">
            <w:pPr>
              <w:jc w:val="center"/>
              <w:rPr>
                <w:color w:val="000000"/>
              </w:rPr>
            </w:pPr>
            <w:r w:rsidRPr="000174FB">
              <w:rPr>
                <w:color w:val="000000"/>
              </w:rPr>
              <w:t>MVZ137537</w:t>
            </w:r>
          </w:p>
        </w:tc>
        <w:tc>
          <w:tcPr>
            <w:tcW w:w="1420" w:type="dxa"/>
            <w:tcBorders>
              <w:top w:val="nil"/>
              <w:left w:val="nil"/>
              <w:bottom w:val="nil"/>
              <w:right w:val="nil"/>
            </w:tcBorders>
            <w:shd w:val="clear" w:color="auto" w:fill="auto"/>
            <w:noWrap/>
            <w:vAlign w:val="bottom"/>
            <w:hideMark/>
          </w:tcPr>
          <w:p w14:paraId="12178AB1" w14:textId="77777777" w:rsidR="00821C87" w:rsidRPr="000174FB" w:rsidRDefault="00821C87" w:rsidP="00B0441B">
            <w:pPr>
              <w:jc w:val="center"/>
              <w:rPr>
                <w:color w:val="000000"/>
              </w:rPr>
            </w:pPr>
            <w:r w:rsidRPr="000174FB">
              <w:rPr>
                <w:color w:val="000000"/>
              </w:rPr>
              <w:t>24,014,071</w:t>
            </w:r>
          </w:p>
        </w:tc>
        <w:tc>
          <w:tcPr>
            <w:tcW w:w="1540" w:type="dxa"/>
            <w:tcBorders>
              <w:top w:val="nil"/>
              <w:left w:val="nil"/>
              <w:bottom w:val="nil"/>
              <w:right w:val="nil"/>
            </w:tcBorders>
            <w:shd w:val="clear" w:color="auto" w:fill="auto"/>
            <w:noWrap/>
            <w:vAlign w:val="bottom"/>
            <w:hideMark/>
          </w:tcPr>
          <w:p w14:paraId="2C306299" w14:textId="77777777" w:rsidR="00821C87" w:rsidRPr="000174FB" w:rsidRDefault="00821C87" w:rsidP="00B0441B">
            <w:pPr>
              <w:jc w:val="center"/>
              <w:rPr>
                <w:color w:val="000000"/>
              </w:rPr>
            </w:pPr>
            <w:r w:rsidRPr="000174FB">
              <w:rPr>
                <w:color w:val="000000"/>
              </w:rPr>
              <w:t>18,955</w:t>
            </w:r>
          </w:p>
        </w:tc>
        <w:tc>
          <w:tcPr>
            <w:tcW w:w="1620" w:type="dxa"/>
            <w:tcBorders>
              <w:top w:val="nil"/>
              <w:left w:val="nil"/>
              <w:bottom w:val="nil"/>
              <w:right w:val="nil"/>
            </w:tcBorders>
            <w:shd w:val="clear" w:color="auto" w:fill="auto"/>
            <w:noWrap/>
            <w:vAlign w:val="bottom"/>
            <w:hideMark/>
          </w:tcPr>
          <w:p w14:paraId="57434732" w14:textId="77777777" w:rsidR="00821C87" w:rsidRPr="000174FB" w:rsidRDefault="00821C87" w:rsidP="00B0441B">
            <w:pPr>
              <w:jc w:val="center"/>
              <w:rPr>
                <w:color w:val="000000"/>
              </w:rPr>
            </w:pPr>
            <w:r w:rsidRPr="000174FB">
              <w:rPr>
                <w:color w:val="000000"/>
              </w:rPr>
              <w:t>509</w:t>
            </w:r>
          </w:p>
        </w:tc>
        <w:tc>
          <w:tcPr>
            <w:tcW w:w="1520" w:type="dxa"/>
            <w:tcBorders>
              <w:top w:val="nil"/>
              <w:left w:val="nil"/>
              <w:bottom w:val="nil"/>
              <w:right w:val="nil"/>
            </w:tcBorders>
            <w:shd w:val="clear" w:color="auto" w:fill="auto"/>
            <w:noWrap/>
            <w:vAlign w:val="bottom"/>
            <w:hideMark/>
          </w:tcPr>
          <w:p w14:paraId="4B0F2B2B" w14:textId="77777777" w:rsidR="00821C87" w:rsidRPr="000174FB" w:rsidRDefault="00821C87" w:rsidP="00B0441B">
            <w:pPr>
              <w:jc w:val="center"/>
              <w:rPr>
                <w:color w:val="000000"/>
              </w:rPr>
            </w:pPr>
            <w:r w:rsidRPr="000174FB">
              <w:rPr>
                <w:color w:val="000000"/>
              </w:rPr>
              <w:t>41</w:t>
            </w:r>
          </w:p>
        </w:tc>
      </w:tr>
      <w:tr w:rsidR="00821C87" w:rsidRPr="000174FB" w14:paraId="4D27FC1B" w14:textId="77777777" w:rsidTr="00B0441B">
        <w:trPr>
          <w:trHeight w:val="320"/>
        </w:trPr>
        <w:tc>
          <w:tcPr>
            <w:tcW w:w="2296" w:type="dxa"/>
            <w:tcBorders>
              <w:top w:val="nil"/>
              <w:left w:val="nil"/>
              <w:bottom w:val="nil"/>
              <w:right w:val="nil"/>
            </w:tcBorders>
            <w:shd w:val="clear" w:color="auto" w:fill="auto"/>
            <w:noWrap/>
            <w:vAlign w:val="bottom"/>
            <w:hideMark/>
          </w:tcPr>
          <w:p w14:paraId="0848DBBF" w14:textId="77777777" w:rsidR="00821C87" w:rsidRPr="000174FB" w:rsidRDefault="00821C87" w:rsidP="00B0441B">
            <w:pPr>
              <w:jc w:val="center"/>
              <w:rPr>
                <w:color w:val="000000"/>
              </w:rPr>
            </w:pPr>
            <w:r w:rsidRPr="000174FB">
              <w:rPr>
                <w:color w:val="000000"/>
              </w:rPr>
              <w:t>OCGR12740</w:t>
            </w:r>
          </w:p>
        </w:tc>
        <w:tc>
          <w:tcPr>
            <w:tcW w:w="1420" w:type="dxa"/>
            <w:tcBorders>
              <w:top w:val="nil"/>
              <w:left w:val="nil"/>
              <w:bottom w:val="nil"/>
              <w:right w:val="nil"/>
            </w:tcBorders>
            <w:shd w:val="clear" w:color="auto" w:fill="auto"/>
            <w:noWrap/>
            <w:vAlign w:val="bottom"/>
            <w:hideMark/>
          </w:tcPr>
          <w:p w14:paraId="6E22D8B8" w14:textId="77777777" w:rsidR="00821C87" w:rsidRPr="000174FB" w:rsidRDefault="00821C87" w:rsidP="00B0441B">
            <w:pPr>
              <w:jc w:val="center"/>
              <w:rPr>
                <w:color w:val="000000"/>
              </w:rPr>
            </w:pPr>
            <w:r w:rsidRPr="000174FB">
              <w:rPr>
                <w:color w:val="000000"/>
              </w:rPr>
              <w:t>1,690,837</w:t>
            </w:r>
          </w:p>
        </w:tc>
        <w:tc>
          <w:tcPr>
            <w:tcW w:w="1540" w:type="dxa"/>
            <w:tcBorders>
              <w:top w:val="nil"/>
              <w:left w:val="nil"/>
              <w:bottom w:val="nil"/>
              <w:right w:val="nil"/>
            </w:tcBorders>
            <w:shd w:val="clear" w:color="auto" w:fill="auto"/>
            <w:noWrap/>
            <w:vAlign w:val="bottom"/>
            <w:hideMark/>
          </w:tcPr>
          <w:p w14:paraId="49E0FCBC" w14:textId="77777777" w:rsidR="00821C87" w:rsidRPr="000174FB" w:rsidRDefault="00821C87" w:rsidP="00B0441B">
            <w:pPr>
              <w:jc w:val="center"/>
              <w:rPr>
                <w:color w:val="000000"/>
              </w:rPr>
            </w:pPr>
            <w:r w:rsidRPr="000174FB">
              <w:rPr>
                <w:color w:val="000000"/>
              </w:rPr>
              <w:t>18,081</w:t>
            </w:r>
          </w:p>
        </w:tc>
        <w:tc>
          <w:tcPr>
            <w:tcW w:w="1620" w:type="dxa"/>
            <w:tcBorders>
              <w:top w:val="nil"/>
              <w:left w:val="nil"/>
              <w:bottom w:val="nil"/>
              <w:right w:val="nil"/>
            </w:tcBorders>
            <w:shd w:val="clear" w:color="auto" w:fill="auto"/>
            <w:noWrap/>
            <w:vAlign w:val="bottom"/>
            <w:hideMark/>
          </w:tcPr>
          <w:p w14:paraId="574C95BB" w14:textId="77777777" w:rsidR="00821C87" w:rsidRPr="000174FB" w:rsidRDefault="00821C87" w:rsidP="00B0441B">
            <w:pPr>
              <w:jc w:val="center"/>
              <w:rPr>
                <w:color w:val="000000"/>
              </w:rPr>
            </w:pPr>
            <w:r w:rsidRPr="000174FB">
              <w:rPr>
                <w:color w:val="000000"/>
              </w:rPr>
              <w:t>509</w:t>
            </w:r>
          </w:p>
        </w:tc>
        <w:tc>
          <w:tcPr>
            <w:tcW w:w="1520" w:type="dxa"/>
            <w:tcBorders>
              <w:top w:val="nil"/>
              <w:left w:val="nil"/>
              <w:bottom w:val="nil"/>
              <w:right w:val="nil"/>
            </w:tcBorders>
            <w:shd w:val="clear" w:color="auto" w:fill="auto"/>
            <w:noWrap/>
            <w:vAlign w:val="bottom"/>
            <w:hideMark/>
          </w:tcPr>
          <w:p w14:paraId="3019142E" w14:textId="77777777" w:rsidR="00821C87" w:rsidRPr="000174FB" w:rsidRDefault="00821C87" w:rsidP="00B0441B">
            <w:pPr>
              <w:jc w:val="center"/>
              <w:rPr>
                <w:color w:val="000000"/>
              </w:rPr>
            </w:pPr>
            <w:r w:rsidRPr="000174FB">
              <w:rPr>
                <w:color w:val="000000"/>
              </w:rPr>
              <w:t>41</w:t>
            </w:r>
          </w:p>
        </w:tc>
      </w:tr>
      <w:tr w:rsidR="00821C87" w:rsidRPr="000174FB" w14:paraId="0D164ABC" w14:textId="77777777" w:rsidTr="00B0441B">
        <w:trPr>
          <w:trHeight w:val="320"/>
        </w:trPr>
        <w:tc>
          <w:tcPr>
            <w:tcW w:w="2296" w:type="dxa"/>
            <w:tcBorders>
              <w:top w:val="nil"/>
              <w:left w:val="nil"/>
              <w:bottom w:val="nil"/>
              <w:right w:val="nil"/>
            </w:tcBorders>
            <w:shd w:val="clear" w:color="auto" w:fill="auto"/>
            <w:noWrap/>
            <w:vAlign w:val="bottom"/>
            <w:hideMark/>
          </w:tcPr>
          <w:p w14:paraId="11FF7805" w14:textId="77777777" w:rsidR="00821C87" w:rsidRPr="000174FB" w:rsidRDefault="00821C87" w:rsidP="00B0441B">
            <w:pPr>
              <w:jc w:val="center"/>
              <w:rPr>
                <w:color w:val="000000"/>
              </w:rPr>
            </w:pPr>
            <w:r w:rsidRPr="000174FB">
              <w:rPr>
                <w:color w:val="000000"/>
              </w:rPr>
              <w:t>OCGR4952</w:t>
            </w:r>
          </w:p>
        </w:tc>
        <w:tc>
          <w:tcPr>
            <w:tcW w:w="1420" w:type="dxa"/>
            <w:tcBorders>
              <w:top w:val="nil"/>
              <w:left w:val="nil"/>
              <w:bottom w:val="nil"/>
              <w:right w:val="nil"/>
            </w:tcBorders>
            <w:shd w:val="clear" w:color="auto" w:fill="auto"/>
            <w:noWrap/>
            <w:vAlign w:val="bottom"/>
            <w:hideMark/>
          </w:tcPr>
          <w:p w14:paraId="10AC13FD" w14:textId="77777777" w:rsidR="00821C87" w:rsidRPr="000174FB" w:rsidRDefault="00821C87" w:rsidP="00B0441B">
            <w:pPr>
              <w:jc w:val="center"/>
              <w:rPr>
                <w:color w:val="000000"/>
              </w:rPr>
            </w:pPr>
            <w:r w:rsidRPr="000174FB">
              <w:rPr>
                <w:color w:val="000000"/>
              </w:rPr>
              <w:t>478,569</w:t>
            </w:r>
          </w:p>
        </w:tc>
        <w:tc>
          <w:tcPr>
            <w:tcW w:w="1540" w:type="dxa"/>
            <w:tcBorders>
              <w:top w:val="nil"/>
              <w:left w:val="nil"/>
              <w:bottom w:val="nil"/>
              <w:right w:val="nil"/>
            </w:tcBorders>
            <w:shd w:val="clear" w:color="auto" w:fill="auto"/>
            <w:noWrap/>
            <w:vAlign w:val="bottom"/>
            <w:hideMark/>
          </w:tcPr>
          <w:p w14:paraId="34877EEB" w14:textId="77777777" w:rsidR="00821C87" w:rsidRPr="000174FB" w:rsidRDefault="00821C87" w:rsidP="00B0441B">
            <w:pPr>
              <w:jc w:val="center"/>
              <w:rPr>
                <w:color w:val="000000"/>
              </w:rPr>
            </w:pPr>
            <w:r w:rsidRPr="000174FB">
              <w:rPr>
                <w:color w:val="000000"/>
              </w:rPr>
              <w:t>6,312</w:t>
            </w:r>
          </w:p>
        </w:tc>
        <w:tc>
          <w:tcPr>
            <w:tcW w:w="1620" w:type="dxa"/>
            <w:tcBorders>
              <w:top w:val="nil"/>
              <w:left w:val="nil"/>
              <w:bottom w:val="nil"/>
              <w:right w:val="nil"/>
            </w:tcBorders>
            <w:shd w:val="clear" w:color="auto" w:fill="auto"/>
            <w:noWrap/>
            <w:vAlign w:val="bottom"/>
            <w:hideMark/>
          </w:tcPr>
          <w:p w14:paraId="4D1CC514"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63C16396" w14:textId="77777777" w:rsidR="00821C87" w:rsidRPr="000174FB" w:rsidRDefault="00821C87" w:rsidP="00B0441B">
            <w:pPr>
              <w:jc w:val="center"/>
              <w:rPr>
                <w:color w:val="000000"/>
              </w:rPr>
            </w:pPr>
            <w:r w:rsidRPr="000174FB">
              <w:rPr>
                <w:color w:val="000000"/>
              </w:rPr>
              <w:t>41</w:t>
            </w:r>
          </w:p>
        </w:tc>
      </w:tr>
      <w:tr w:rsidR="00821C87" w:rsidRPr="000174FB" w14:paraId="16BB522F" w14:textId="77777777" w:rsidTr="00B0441B">
        <w:trPr>
          <w:trHeight w:val="320"/>
        </w:trPr>
        <w:tc>
          <w:tcPr>
            <w:tcW w:w="2296" w:type="dxa"/>
            <w:tcBorders>
              <w:top w:val="nil"/>
              <w:left w:val="nil"/>
              <w:bottom w:val="nil"/>
              <w:right w:val="nil"/>
            </w:tcBorders>
            <w:shd w:val="clear" w:color="auto" w:fill="auto"/>
            <w:noWrap/>
            <w:vAlign w:val="bottom"/>
            <w:hideMark/>
          </w:tcPr>
          <w:p w14:paraId="2B3DCE96" w14:textId="77777777" w:rsidR="00821C87" w:rsidRPr="000174FB" w:rsidRDefault="00821C87" w:rsidP="00B0441B">
            <w:pPr>
              <w:jc w:val="center"/>
              <w:rPr>
                <w:color w:val="000000"/>
              </w:rPr>
            </w:pPr>
            <w:r w:rsidRPr="000174FB">
              <w:rPr>
                <w:color w:val="000000"/>
              </w:rPr>
              <w:t>OCGR7048</w:t>
            </w:r>
          </w:p>
        </w:tc>
        <w:tc>
          <w:tcPr>
            <w:tcW w:w="1420" w:type="dxa"/>
            <w:tcBorders>
              <w:top w:val="nil"/>
              <w:left w:val="nil"/>
              <w:bottom w:val="nil"/>
              <w:right w:val="nil"/>
            </w:tcBorders>
            <w:shd w:val="clear" w:color="auto" w:fill="auto"/>
            <w:noWrap/>
            <w:vAlign w:val="bottom"/>
            <w:hideMark/>
          </w:tcPr>
          <w:p w14:paraId="7D2B247C" w14:textId="77777777" w:rsidR="00821C87" w:rsidRPr="000174FB" w:rsidRDefault="00821C87" w:rsidP="00B0441B">
            <w:pPr>
              <w:jc w:val="center"/>
              <w:rPr>
                <w:color w:val="000000"/>
              </w:rPr>
            </w:pPr>
            <w:r w:rsidRPr="000174FB">
              <w:rPr>
                <w:color w:val="000000"/>
              </w:rPr>
              <w:t>956,266</w:t>
            </w:r>
          </w:p>
        </w:tc>
        <w:tc>
          <w:tcPr>
            <w:tcW w:w="1540" w:type="dxa"/>
            <w:tcBorders>
              <w:top w:val="nil"/>
              <w:left w:val="nil"/>
              <w:bottom w:val="nil"/>
              <w:right w:val="nil"/>
            </w:tcBorders>
            <w:shd w:val="clear" w:color="auto" w:fill="auto"/>
            <w:noWrap/>
            <w:vAlign w:val="bottom"/>
            <w:hideMark/>
          </w:tcPr>
          <w:p w14:paraId="7B239AA3" w14:textId="77777777" w:rsidR="00821C87" w:rsidRPr="000174FB" w:rsidRDefault="00821C87" w:rsidP="00B0441B">
            <w:pPr>
              <w:jc w:val="center"/>
              <w:rPr>
                <w:color w:val="000000"/>
              </w:rPr>
            </w:pPr>
            <w:r w:rsidRPr="000174FB">
              <w:rPr>
                <w:color w:val="000000"/>
              </w:rPr>
              <w:t>13,517</w:t>
            </w:r>
          </w:p>
        </w:tc>
        <w:tc>
          <w:tcPr>
            <w:tcW w:w="1620" w:type="dxa"/>
            <w:tcBorders>
              <w:top w:val="nil"/>
              <w:left w:val="nil"/>
              <w:bottom w:val="nil"/>
              <w:right w:val="nil"/>
            </w:tcBorders>
            <w:shd w:val="clear" w:color="auto" w:fill="auto"/>
            <w:noWrap/>
            <w:vAlign w:val="bottom"/>
            <w:hideMark/>
          </w:tcPr>
          <w:p w14:paraId="1FF04725"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5FE60785" w14:textId="77777777" w:rsidR="00821C87" w:rsidRPr="000174FB" w:rsidRDefault="00821C87" w:rsidP="00B0441B">
            <w:pPr>
              <w:jc w:val="center"/>
              <w:rPr>
                <w:color w:val="000000"/>
              </w:rPr>
            </w:pPr>
            <w:r w:rsidRPr="000174FB">
              <w:rPr>
                <w:color w:val="000000"/>
              </w:rPr>
              <w:t>41</w:t>
            </w:r>
          </w:p>
        </w:tc>
      </w:tr>
      <w:tr w:rsidR="00821C87" w:rsidRPr="000174FB" w14:paraId="6B68E537" w14:textId="77777777" w:rsidTr="00B0441B">
        <w:trPr>
          <w:trHeight w:val="320"/>
        </w:trPr>
        <w:tc>
          <w:tcPr>
            <w:tcW w:w="2296" w:type="dxa"/>
            <w:tcBorders>
              <w:top w:val="nil"/>
              <w:left w:val="nil"/>
              <w:bottom w:val="nil"/>
              <w:right w:val="nil"/>
            </w:tcBorders>
            <w:shd w:val="clear" w:color="auto" w:fill="auto"/>
            <w:noWrap/>
            <w:vAlign w:val="bottom"/>
            <w:hideMark/>
          </w:tcPr>
          <w:p w14:paraId="2B4C98E3" w14:textId="77777777" w:rsidR="00821C87" w:rsidRPr="000174FB" w:rsidRDefault="00821C87" w:rsidP="00B0441B">
            <w:pPr>
              <w:jc w:val="center"/>
              <w:rPr>
                <w:color w:val="000000"/>
              </w:rPr>
            </w:pPr>
            <w:r w:rsidRPr="000174FB">
              <w:rPr>
                <w:color w:val="000000"/>
              </w:rPr>
              <w:t>UCM68793</w:t>
            </w:r>
          </w:p>
        </w:tc>
        <w:tc>
          <w:tcPr>
            <w:tcW w:w="1420" w:type="dxa"/>
            <w:tcBorders>
              <w:top w:val="nil"/>
              <w:left w:val="nil"/>
              <w:bottom w:val="nil"/>
              <w:right w:val="nil"/>
            </w:tcBorders>
            <w:shd w:val="clear" w:color="auto" w:fill="auto"/>
            <w:noWrap/>
            <w:vAlign w:val="bottom"/>
            <w:hideMark/>
          </w:tcPr>
          <w:p w14:paraId="3491FEB4" w14:textId="77777777" w:rsidR="00821C87" w:rsidRPr="000174FB" w:rsidRDefault="00821C87" w:rsidP="00B0441B">
            <w:pPr>
              <w:jc w:val="center"/>
              <w:rPr>
                <w:color w:val="000000"/>
              </w:rPr>
            </w:pPr>
            <w:r w:rsidRPr="000174FB">
              <w:rPr>
                <w:color w:val="000000"/>
              </w:rPr>
              <w:t>502,687</w:t>
            </w:r>
          </w:p>
        </w:tc>
        <w:tc>
          <w:tcPr>
            <w:tcW w:w="1540" w:type="dxa"/>
            <w:tcBorders>
              <w:top w:val="nil"/>
              <w:left w:val="nil"/>
              <w:bottom w:val="nil"/>
              <w:right w:val="nil"/>
            </w:tcBorders>
            <w:shd w:val="clear" w:color="auto" w:fill="auto"/>
            <w:noWrap/>
            <w:vAlign w:val="bottom"/>
            <w:hideMark/>
          </w:tcPr>
          <w:p w14:paraId="5FE508BE" w14:textId="77777777" w:rsidR="00821C87" w:rsidRPr="000174FB" w:rsidRDefault="00821C87" w:rsidP="00B0441B">
            <w:pPr>
              <w:jc w:val="center"/>
              <w:rPr>
                <w:color w:val="000000"/>
              </w:rPr>
            </w:pPr>
            <w:r w:rsidRPr="000174FB">
              <w:rPr>
                <w:color w:val="000000"/>
              </w:rPr>
              <w:t>5,280</w:t>
            </w:r>
          </w:p>
        </w:tc>
        <w:tc>
          <w:tcPr>
            <w:tcW w:w="1620" w:type="dxa"/>
            <w:tcBorders>
              <w:top w:val="nil"/>
              <w:left w:val="nil"/>
              <w:bottom w:val="nil"/>
              <w:right w:val="nil"/>
            </w:tcBorders>
            <w:shd w:val="clear" w:color="auto" w:fill="auto"/>
            <w:noWrap/>
            <w:vAlign w:val="bottom"/>
            <w:hideMark/>
          </w:tcPr>
          <w:p w14:paraId="708D5A8E"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79D7EB40" w14:textId="77777777" w:rsidR="00821C87" w:rsidRPr="000174FB" w:rsidRDefault="00821C87" w:rsidP="00B0441B">
            <w:pPr>
              <w:jc w:val="center"/>
              <w:rPr>
                <w:color w:val="000000"/>
              </w:rPr>
            </w:pPr>
            <w:r w:rsidRPr="000174FB">
              <w:rPr>
                <w:color w:val="000000"/>
              </w:rPr>
              <w:t>41</w:t>
            </w:r>
          </w:p>
        </w:tc>
      </w:tr>
      <w:tr w:rsidR="00821C87" w:rsidRPr="000174FB" w14:paraId="25FAB046" w14:textId="77777777" w:rsidTr="00B0441B">
        <w:trPr>
          <w:trHeight w:val="320"/>
        </w:trPr>
        <w:tc>
          <w:tcPr>
            <w:tcW w:w="2296" w:type="dxa"/>
            <w:tcBorders>
              <w:top w:val="nil"/>
              <w:left w:val="nil"/>
              <w:bottom w:val="nil"/>
              <w:right w:val="nil"/>
            </w:tcBorders>
            <w:shd w:val="clear" w:color="auto" w:fill="auto"/>
            <w:noWrap/>
            <w:vAlign w:val="bottom"/>
            <w:hideMark/>
          </w:tcPr>
          <w:p w14:paraId="322E6FA2" w14:textId="77777777" w:rsidR="00821C87" w:rsidRPr="000174FB" w:rsidRDefault="00821C87" w:rsidP="00B0441B">
            <w:pPr>
              <w:jc w:val="center"/>
              <w:rPr>
                <w:color w:val="000000"/>
              </w:rPr>
            </w:pPr>
            <w:r w:rsidRPr="000174FB">
              <w:rPr>
                <w:color w:val="000000"/>
              </w:rPr>
              <w:t>UMMZ217160</w:t>
            </w:r>
          </w:p>
        </w:tc>
        <w:tc>
          <w:tcPr>
            <w:tcW w:w="1420" w:type="dxa"/>
            <w:tcBorders>
              <w:top w:val="nil"/>
              <w:left w:val="nil"/>
              <w:bottom w:val="nil"/>
              <w:right w:val="nil"/>
            </w:tcBorders>
            <w:shd w:val="clear" w:color="auto" w:fill="auto"/>
            <w:noWrap/>
            <w:vAlign w:val="bottom"/>
            <w:hideMark/>
          </w:tcPr>
          <w:p w14:paraId="3A7D6F0C" w14:textId="77777777" w:rsidR="00821C87" w:rsidRPr="000174FB" w:rsidRDefault="00821C87" w:rsidP="00B0441B">
            <w:pPr>
              <w:jc w:val="center"/>
              <w:rPr>
                <w:color w:val="000000"/>
              </w:rPr>
            </w:pPr>
            <w:r w:rsidRPr="000174FB">
              <w:rPr>
                <w:color w:val="000000"/>
              </w:rPr>
              <w:t>9,534,986</w:t>
            </w:r>
          </w:p>
        </w:tc>
        <w:tc>
          <w:tcPr>
            <w:tcW w:w="1540" w:type="dxa"/>
            <w:tcBorders>
              <w:top w:val="nil"/>
              <w:left w:val="nil"/>
              <w:bottom w:val="nil"/>
              <w:right w:val="nil"/>
            </w:tcBorders>
            <w:shd w:val="clear" w:color="auto" w:fill="auto"/>
            <w:noWrap/>
            <w:vAlign w:val="bottom"/>
            <w:hideMark/>
          </w:tcPr>
          <w:p w14:paraId="7919E6FD" w14:textId="77777777" w:rsidR="00821C87" w:rsidRPr="000174FB" w:rsidRDefault="00821C87" w:rsidP="00B0441B">
            <w:pPr>
              <w:jc w:val="center"/>
              <w:rPr>
                <w:color w:val="000000"/>
              </w:rPr>
            </w:pPr>
            <w:r w:rsidRPr="000174FB">
              <w:rPr>
                <w:color w:val="000000"/>
              </w:rPr>
              <w:t>18,026</w:t>
            </w:r>
          </w:p>
        </w:tc>
        <w:tc>
          <w:tcPr>
            <w:tcW w:w="1620" w:type="dxa"/>
            <w:tcBorders>
              <w:top w:val="nil"/>
              <w:left w:val="nil"/>
              <w:bottom w:val="nil"/>
              <w:right w:val="nil"/>
            </w:tcBorders>
            <w:shd w:val="clear" w:color="auto" w:fill="auto"/>
            <w:noWrap/>
            <w:vAlign w:val="bottom"/>
            <w:hideMark/>
          </w:tcPr>
          <w:p w14:paraId="71BF6A9F" w14:textId="77777777" w:rsidR="00821C87" w:rsidRPr="000174FB" w:rsidRDefault="00821C87" w:rsidP="00B0441B">
            <w:pPr>
              <w:jc w:val="center"/>
              <w:rPr>
                <w:color w:val="000000"/>
              </w:rPr>
            </w:pPr>
            <w:r w:rsidRPr="000174FB">
              <w:rPr>
                <w:color w:val="000000"/>
              </w:rPr>
              <w:t>509</w:t>
            </w:r>
          </w:p>
        </w:tc>
        <w:tc>
          <w:tcPr>
            <w:tcW w:w="1520" w:type="dxa"/>
            <w:tcBorders>
              <w:top w:val="nil"/>
              <w:left w:val="nil"/>
              <w:bottom w:val="nil"/>
              <w:right w:val="nil"/>
            </w:tcBorders>
            <w:shd w:val="clear" w:color="auto" w:fill="auto"/>
            <w:noWrap/>
            <w:vAlign w:val="bottom"/>
            <w:hideMark/>
          </w:tcPr>
          <w:p w14:paraId="576A598F" w14:textId="77777777" w:rsidR="00821C87" w:rsidRPr="000174FB" w:rsidRDefault="00821C87" w:rsidP="00B0441B">
            <w:pPr>
              <w:jc w:val="center"/>
              <w:rPr>
                <w:color w:val="000000"/>
              </w:rPr>
            </w:pPr>
            <w:r w:rsidRPr="000174FB">
              <w:rPr>
                <w:color w:val="000000"/>
              </w:rPr>
              <w:t>41</w:t>
            </w:r>
          </w:p>
        </w:tc>
      </w:tr>
      <w:tr w:rsidR="00821C87" w:rsidRPr="000174FB" w14:paraId="6EB5A021" w14:textId="77777777" w:rsidTr="00B0441B">
        <w:trPr>
          <w:trHeight w:val="320"/>
        </w:trPr>
        <w:tc>
          <w:tcPr>
            <w:tcW w:w="2296" w:type="dxa"/>
            <w:tcBorders>
              <w:top w:val="nil"/>
              <w:left w:val="nil"/>
              <w:bottom w:val="nil"/>
              <w:right w:val="nil"/>
            </w:tcBorders>
            <w:shd w:val="clear" w:color="auto" w:fill="auto"/>
            <w:noWrap/>
            <w:vAlign w:val="bottom"/>
            <w:hideMark/>
          </w:tcPr>
          <w:p w14:paraId="1D49216F" w14:textId="77777777" w:rsidR="00821C87" w:rsidRPr="000174FB" w:rsidRDefault="00821C87" w:rsidP="00B0441B">
            <w:pPr>
              <w:jc w:val="center"/>
              <w:rPr>
                <w:color w:val="000000"/>
              </w:rPr>
            </w:pPr>
            <w:r w:rsidRPr="000174FB">
              <w:rPr>
                <w:color w:val="000000"/>
              </w:rPr>
              <w:t>UMMZ217161</w:t>
            </w:r>
          </w:p>
        </w:tc>
        <w:tc>
          <w:tcPr>
            <w:tcW w:w="1420" w:type="dxa"/>
            <w:tcBorders>
              <w:top w:val="nil"/>
              <w:left w:val="nil"/>
              <w:bottom w:val="nil"/>
              <w:right w:val="nil"/>
            </w:tcBorders>
            <w:shd w:val="clear" w:color="auto" w:fill="auto"/>
            <w:noWrap/>
            <w:vAlign w:val="bottom"/>
            <w:hideMark/>
          </w:tcPr>
          <w:p w14:paraId="1994550D" w14:textId="77777777" w:rsidR="00821C87" w:rsidRPr="000174FB" w:rsidRDefault="00821C87" w:rsidP="00B0441B">
            <w:pPr>
              <w:jc w:val="center"/>
              <w:rPr>
                <w:color w:val="000000"/>
              </w:rPr>
            </w:pPr>
            <w:r w:rsidRPr="000174FB">
              <w:rPr>
                <w:color w:val="000000"/>
              </w:rPr>
              <w:t>753,801</w:t>
            </w:r>
          </w:p>
        </w:tc>
        <w:tc>
          <w:tcPr>
            <w:tcW w:w="1540" w:type="dxa"/>
            <w:tcBorders>
              <w:top w:val="nil"/>
              <w:left w:val="nil"/>
              <w:bottom w:val="nil"/>
              <w:right w:val="nil"/>
            </w:tcBorders>
            <w:shd w:val="clear" w:color="auto" w:fill="auto"/>
            <w:noWrap/>
            <w:vAlign w:val="bottom"/>
            <w:hideMark/>
          </w:tcPr>
          <w:p w14:paraId="6A8F9043" w14:textId="77777777" w:rsidR="00821C87" w:rsidRPr="000174FB" w:rsidRDefault="00821C87" w:rsidP="00B0441B">
            <w:pPr>
              <w:jc w:val="center"/>
              <w:rPr>
                <w:color w:val="000000"/>
              </w:rPr>
            </w:pPr>
            <w:r w:rsidRPr="000174FB">
              <w:rPr>
                <w:color w:val="000000"/>
              </w:rPr>
              <w:t>6,849</w:t>
            </w:r>
          </w:p>
        </w:tc>
        <w:tc>
          <w:tcPr>
            <w:tcW w:w="1620" w:type="dxa"/>
            <w:tcBorders>
              <w:top w:val="nil"/>
              <w:left w:val="nil"/>
              <w:bottom w:val="nil"/>
              <w:right w:val="nil"/>
            </w:tcBorders>
            <w:shd w:val="clear" w:color="auto" w:fill="auto"/>
            <w:noWrap/>
            <w:vAlign w:val="bottom"/>
            <w:hideMark/>
          </w:tcPr>
          <w:p w14:paraId="209E518E"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74AB67AF" w14:textId="77777777" w:rsidR="00821C87" w:rsidRPr="000174FB" w:rsidRDefault="00821C87" w:rsidP="00B0441B">
            <w:pPr>
              <w:jc w:val="center"/>
              <w:rPr>
                <w:color w:val="000000"/>
              </w:rPr>
            </w:pPr>
            <w:r w:rsidRPr="000174FB">
              <w:rPr>
                <w:color w:val="000000"/>
              </w:rPr>
              <w:t>41</w:t>
            </w:r>
          </w:p>
        </w:tc>
      </w:tr>
      <w:tr w:rsidR="00821C87" w:rsidRPr="000174FB" w14:paraId="40D56061" w14:textId="77777777" w:rsidTr="00B0441B">
        <w:trPr>
          <w:trHeight w:val="320"/>
        </w:trPr>
        <w:tc>
          <w:tcPr>
            <w:tcW w:w="2296" w:type="dxa"/>
            <w:tcBorders>
              <w:top w:val="nil"/>
              <w:left w:val="nil"/>
              <w:bottom w:val="nil"/>
              <w:right w:val="nil"/>
            </w:tcBorders>
            <w:shd w:val="clear" w:color="auto" w:fill="auto"/>
            <w:noWrap/>
            <w:vAlign w:val="bottom"/>
            <w:hideMark/>
          </w:tcPr>
          <w:p w14:paraId="48CD000F" w14:textId="77777777" w:rsidR="00821C87" w:rsidRPr="000174FB" w:rsidRDefault="00821C87" w:rsidP="00B0441B">
            <w:pPr>
              <w:jc w:val="center"/>
              <w:rPr>
                <w:color w:val="000000"/>
              </w:rPr>
            </w:pPr>
            <w:r w:rsidRPr="000174FB">
              <w:rPr>
                <w:color w:val="000000"/>
              </w:rPr>
              <w:t>UMMZ217162</w:t>
            </w:r>
          </w:p>
        </w:tc>
        <w:tc>
          <w:tcPr>
            <w:tcW w:w="1420" w:type="dxa"/>
            <w:tcBorders>
              <w:top w:val="nil"/>
              <w:left w:val="nil"/>
              <w:bottom w:val="nil"/>
              <w:right w:val="nil"/>
            </w:tcBorders>
            <w:shd w:val="clear" w:color="auto" w:fill="auto"/>
            <w:noWrap/>
            <w:vAlign w:val="bottom"/>
            <w:hideMark/>
          </w:tcPr>
          <w:p w14:paraId="7B8812D7" w14:textId="77777777" w:rsidR="00821C87" w:rsidRPr="000174FB" w:rsidRDefault="00821C87" w:rsidP="00B0441B">
            <w:pPr>
              <w:jc w:val="center"/>
              <w:rPr>
                <w:color w:val="000000"/>
              </w:rPr>
            </w:pPr>
            <w:r w:rsidRPr="000174FB">
              <w:rPr>
                <w:color w:val="000000"/>
              </w:rPr>
              <w:t>936,864</w:t>
            </w:r>
          </w:p>
        </w:tc>
        <w:tc>
          <w:tcPr>
            <w:tcW w:w="1540" w:type="dxa"/>
            <w:tcBorders>
              <w:top w:val="nil"/>
              <w:left w:val="nil"/>
              <w:bottom w:val="nil"/>
              <w:right w:val="nil"/>
            </w:tcBorders>
            <w:shd w:val="clear" w:color="auto" w:fill="auto"/>
            <w:noWrap/>
            <w:vAlign w:val="bottom"/>
            <w:hideMark/>
          </w:tcPr>
          <w:p w14:paraId="2E47C8AE" w14:textId="77777777" w:rsidR="00821C87" w:rsidRPr="000174FB" w:rsidRDefault="00821C87" w:rsidP="00B0441B">
            <w:pPr>
              <w:jc w:val="center"/>
              <w:rPr>
                <w:color w:val="000000"/>
              </w:rPr>
            </w:pPr>
            <w:r w:rsidRPr="000174FB">
              <w:rPr>
                <w:color w:val="000000"/>
              </w:rPr>
              <w:t>11,975</w:t>
            </w:r>
          </w:p>
        </w:tc>
        <w:tc>
          <w:tcPr>
            <w:tcW w:w="1620" w:type="dxa"/>
            <w:tcBorders>
              <w:top w:val="nil"/>
              <w:left w:val="nil"/>
              <w:bottom w:val="nil"/>
              <w:right w:val="nil"/>
            </w:tcBorders>
            <w:shd w:val="clear" w:color="auto" w:fill="auto"/>
            <w:noWrap/>
            <w:vAlign w:val="bottom"/>
            <w:hideMark/>
          </w:tcPr>
          <w:p w14:paraId="12EA7762" w14:textId="77777777" w:rsidR="00821C87" w:rsidRPr="000174FB" w:rsidRDefault="00821C87" w:rsidP="00B0441B">
            <w:pPr>
              <w:jc w:val="center"/>
              <w:rPr>
                <w:color w:val="000000"/>
              </w:rPr>
            </w:pPr>
            <w:r w:rsidRPr="000174FB">
              <w:rPr>
                <w:color w:val="000000"/>
              </w:rPr>
              <w:t>505</w:t>
            </w:r>
          </w:p>
        </w:tc>
        <w:tc>
          <w:tcPr>
            <w:tcW w:w="1520" w:type="dxa"/>
            <w:tcBorders>
              <w:top w:val="nil"/>
              <w:left w:val="nil"/>
              <w:bottom w:val="nil"/>
              <w:right w:val="nil"/>
            </w:tcBorders>
            <w:shd w:val="clear" w:color="auto" w:fill="auto"/>
            <w:noWrap/>
            <w:vAlign w:val="bottom"/>
            <w:hideMark/>
          </w:tcPr>
          <w:p w14:paraId="47F2989B" w14:textId="77777777" w:rsidR="00821C87" w:rsidRPr="000174FB" w:rsidRDefault="00821C87" w:rsidP="00B0441B">
            <w:pPr>
              <w:jc w:val="center"/>
              <w:rPr>
                <w:color w:val="000000"/>
              </w:rPr>
            </w:pPr>
            <w:r w:rsidRPr="000174FB">
              <w:rPr>
                <w:color w:val="000000"/>
              </w:rPr>
              <w:t>41</w:t>
            </w:r>
          </w:p>
        </w:tc>
      </w:tr>
      <w:tr w:rsidR="00821C87" w:rsidRPr="000174FB" w14:paraId="762701A8" w14:textId="77777777" w:rsidTr="00B0441B">
        <w:trPr>
          <w:trHeight w:val="320"/>
        </w:trPr>
        <w:tc>
          <w:tcPr>
            <w:tcW w:w="2296" w:type="dxa"/>
            <w:tcBorders>
              <w:top w:val="nil"/>
              <w:left w:val="nil"/>
              <w:bottom w:val="nil"/>
              <w:right w:val="nil"/>
            </w:tcBorders>
            <w:shd w:val="clear" w:color="auto" w:fill="auto"/>
            <w:noWrap/>
            <w:vAlign w:val="bottom"/>
            <w:hideMark/>
          </w:tcPr>
          <w:p w14:paraId="54DF3C8F" w14:textId="77777777" w:rsidR="00821C87" w:rsidRPr="000174FB" w:rsidRDefault="00821C87" w:rsidP="00B0441B">
            <w:pPr>
              <w:jc w:val="center"/>
              <w:rPr>
                <w:color w:val="000000"/>
              </w:rPr>
            </w:pPr>
            <w:r w:rsidRPr="000174FB">
              <w:rPr>
                <w:color w:val="000000"/>
              </w:rPr>
              <w:t>UMMZ217163</w:t>
            </w:r>
          </w:p>
        </w:tc>
        <w:tc>
          <w:tcPr>
            <w:tcW w:w="1420" w:type="dxa"/>
            <w:tcBorders>
              <w:top w:val="nil"/>
              <w:left w:val="nil"/>
              <w:bottom w:val="nil"/>
              <w:right w:val="nil"/>
            </w:tcBorders>
            <w:shd w:val="clear" w:color="auto" w:fill="auto"/>
            <w:noWrap/>
            <w:vAlign w:val="bottom"/>
            <w:hideMark/>
          </w:tcPr>
          <w:p w14:paraId="13231331" w14:textId="77777777" w:rsidR="00821C87" w:rsidRPr="000174FB" w:rsidRDefault="00821C87" w:rsidP="00B0441B">
            <w:pPr>
              <w:jc w:val="center"/>
              <w:rPr>
                <w:color w:val="000000"/>
              </w:rPr>
            </w:pPr>
            <w:r w:rsidRPr="000174FB">
              <w:rPr>
                <w:color w:val="000000"/>
              </w:rPr>
              <w:t>1,110,107</w:t>
            </w:r>
          </w:p>
        </w:tc>
        <w:tc>
          <w:tcPr>
            <w:tcW w:w="1540" w:type="dxa"/>
            <w:tcBorders>
              <w:top w:val="nil"/>
              <w:left w:val="nil"/>
              <w:bottom w:val="nil"/>
              <w:right w:val="nil"/>
            </w:tcBorders>
            <w:shd w:val="clear" w:color="auto" w:fill="auto"/>
            <w:noWrap/>
            <w:vAlign w:val="bottom"/>
            <w:hideMark/>
          </w:tcPr>
          <w:p w14:paraId="43A3FF17" w14:textId="77777777" w:rsidR="00821C87" w:rsidRPr="000174FB" w:rsidRDefault="00821C87" w:rsidP="00B0441B">
            <w:pPr>
              <w:jc w:val="center"/>
              <w:rPr>
                <w:color w:val="000000"/>
              </w:rPr>
            </w:pPr>
            <w:r w:rsidRPr="000174FB">
              <w:rPr>
                <w:color w:val="000000"/>
              </w:rPr>
              <w:t>10,915</w:t>
            </w:r>
          </w:p>
        </w:tc>
        <w:tc>
          <w:tcPr>
            <w:tcW w:w="1620" w:type="dxa"/>
            <w:tcBorders>
              <w:top w:val="nil"/>
              <w:left w:val="nil"/>
              <w:bottom w:val="nil"/>
              <w:right w:val="nil"/>
            </w:tcBorders>
            <w:shd w:val="clear" w:color="auto" w:fill="auto"/>
            <w:noWrap/>
            <w:vAlign w:val="bottom"/>
            <w:hideMark/>
          </w:tcPr>
          <w:p w14:paraId="057DE95B"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4A6DECEC" w14:textId="77777777" w:rsidR="00821C87" w:rsidRPr="000174FB" w:rsidRDefault="00821C87" w:rsidP="00B0441B">
            <w:pPr>
              <w:jc w:val="center"/>
              <w:rPr>
                <w:color w:val="000000"/>
              </w:rPr>
            </w:pPr>
            <w:r w:rsidRPr="000174FB">
              <w:rPr>
                <w:color w:val="000000"/>
              </w:rPr>
              <w:t>41</w:t>
            </w:r>
          </w:p>
        </w:tc>
      </w:tr>
      <w:tr w:rsidR="00821C87" w:rsidRPr="000174FB" w14:paraId="57F2E129" w14:textId="77777777" w:rsidTr="00B0441B">
        <w:trPr>
          <w:trHeight w:val="320"/>
        </w:trPr>
        <w:tc>
          <w:tcPr>
            <w:tcW w:w="2296" w:type="dxa"/>
            <w:tcBorders>
              <w:top w:val="nil"/>
              <w:left w:val="nil"/>
              <w:bottom w:val="nil"/>
              <w:right w:val="nil"/>
            </w:tcBorders>
            <w:shd w:val="clear" w:color="auto" w:fill="auto"/>
            <w:noWrap/>
            <w:vAlign w:val="bottom"/>
            <w:hideMark/>
          </w:tcPr>
          <w:p w14:paraId="517787C3" w14:textId="77777777" w:rsidR="00821C87" w:rsidRPr="000174FB" w:rsidRDefault="00821C87" w:rsidP="00B0441B">
            <w:pPr>
              <w:jc w:val="center"/>
              <w:rPr>
                <w:color w:val="000000"/>
              </w:rPr>
            </w:pPr>
            <w:r w:rsidRPr="000174FB">
              <w:rPr>
                <w:color w:val="000000"/>
              </w:rPr>
              <w:t>UMMZ217164</w:t>
            </w:r>
          </w:p>
        </w:tc>
        <w:tc>
          <w:tcPr>
            <w:tcW w:w="1420" w:type="dxa"/>
            <w:tcBorders>
              <w:top w:val="nil"/>
              <w:left w:val="nil"/>
              <w:bottom w:val="nil"/>
              <w:right w:val="nil"/>
            </w:tcBorders>
            <w:shd w:val="clear" w:color="auto" w:fill="auto"/>
            <w:noWrap/>
            <w:vAlign w:val="bottom"/>
            <w:hideMark/>
          </w:tcPr>
          <w:p w14:paraId="71A015E2" w14:textId="77777777" w:rsidR="00821C87" w:rsidRPr="000174FB" w:rsidRDefault="00821C87" w:rsidP="00B0441B">
            <w:pPr>
              <w:jc w:val="center"/>
              <w:rPr>
                <w:color w:val="000000"/>
              </w:rPr>
            </w:pPr>
            <w:r w:rsidRPr="000174FB">
              <w:rPr>
                <w:color w:val="000000"/>
              </w:rPr>
              <w:t>365,250</w:t>
            </w:r>
          </w:p>
        </w:tc>
        <w:tc>
          <w:tcPr>
            <w:tcW w:w="1540" w:type="dxa"/>
            <w:tcBorders>
              <w:top w:val="nil"/>
              <w:left w:val="nil"/>
              <w:bottom w:val="nil"/>
              <w:right w:val="nil"/>
            </w:tcBorders>
            <w:shd w:val="clear" w:color="auto" w:fill="auto"/>
            <w:noWrap/>
            <w:vAlign w:val="bottom"/>
            <w:hideMark/>
          </w:tcPr>
          <w:p w14:paraId="25747B56" w14:textId="77777777" w:rsidR="00821C87" w:rsidRPr="000174FB" w:rsidRDefault="00821C87" w:rsidP="00B0441B">
            <w:pPr>
              <w:jc w:val="center"/>
              <w:rPr>
                <w:color w:val="000000"/>
              </w:rPr>
            </w:pPr>
            <w:r w:rsidRPr="000174FB">
              <w:rPr>
                <w:color w:val="000000"/>
              </w:rPr>
              <w:t>4,982</w:t>
            </w:r>
          </w:p>
        </w:tc>
        <w:tc>
          <w:tcPr>
            <w:tcW w:w="1620" w:type="dxa"/>
            <w:tcBorders>
              <w:top w:val="nil"/>
              <w:left w:val="nil"/>
              <w:bottom w:val="nil"/>
              <w:right w:val="nil"/>
            </w:tcBorders>
            <w:shd w:val="clear" w:color="auto" w:fill="auto"/>
            <w:noWrap/>
            <w:vAlign w:val="bottom"/>
            <w:hideMark/>
          </w:tcPr>
          <w:p w14:paraId="00AC4C04" w14:textId="77777777" w:rsidR="00821C87" w:rsidRPr="000174FB" w:rsidRDefault="00821C87" w:rsidP="00B0441B">
            <w:pPr>
              <w:jc w:val="center"/>
              <w:rPr>
                <w:color w:val="000000"/>
              </w:rPr>
            </w:pPr>
            <w:r w:rsidRPr="000174FB">
              <w:rPr>
                <w:color w:val="000000"/>
              </w:rPr>
              <w:t>504</w:t>
            </w:r>
          </w:p>
        </w:tc>
        <w:tc>
          <w:tcPr>
            <w:tcW w:w="1520" w:type="dxa"/>
            <w:tcBorders>
              <w:top w:val="nil"/>
              <w:left w:val="nil"/>
              <w:bottom w:val="nil"/>
              <w:right w:val="nil"/>
            </w:tcBorders>
            <w:shd w:val="clear" w:color="auto" w:fill="auto"/>
            <w:noWrap/>
            <w:vAlign w:val="bottom"/>
            <w:hideMark/>
          </w:tcPr>
          <w:p w14:paraId="6CECEAA6" w14:textId="77777777" w:rsidR="00821C87" w:rsidRPr="000174FB" w:rsidRDefault="00821C87" w:rsidP="00B0441B">
            <w:pPr>
              <w:jc w:val="center"/>
              <w:rPr>
                <w:color w:val="000000"/>
              </w:rPr>
            </w:pPr>
            <w:r w:rsidRPr="000174FB">
              <w:rPr>
                <w:color w:val="000000"/>
              </w:rPr>
              <w:t>41</w:t>
            </w:r>
          </w:p>
        </w:tc>
      </w:tr>
      <w:tr w:rsidR="00821C87" w:rsidRPr="000174FB" w14:paraId="7CDA308C" w14:textId="77777777" w:rsidTr="00B0441B">
        <w:trPr>
          <w:trHeight w:val="320"/>
        </w:trPr>
        <w:tc>
          <w:tcPr>
            <w:tcW w:w="2296" w:type="dxa"/>
            <w:tcBorders>
              <w:top w:val="nil"/>
              <w:left w:val="nil"/>
              <w:bottom w:val="nil"/>
              <w:right w:val="nil"/>
            </w:tcBorders>
            <w:shd w:val="clear" w:color="auto" w:fill="auto"/>
            <w:noWrap/>
            <w:vAlign w:val="bottom"/>
            <w:hideMark/>
          </w:tcPr>
          <w:p w14:paraId="1BB4B4D8" w14:textId="77777777" w:rsidR="00821C87" w:rsidRPr="000174FB" w:rsidRDefault="00821C87" w:rsidP="00B0441B">
            <w:pPr>
              <w:jc w:val="center"/>
              <w:rPr>
                <w:color w:val="000000"/>
              </w:rPr>
            </w:pPr>
            <w:r w:rsidRPr="000174FB">
              <w:rPr>
                <w:color w:val="000000"/>
              </w:rPr>
              <w:t>UMMZ217165</w:t>
            </w:r>
          </w:p>
        </w:tc>
        <w:tc>
          <w:tcPr>
            <w:tcW w:w="1420" w:type="dxa"/>
            <w:tcBorders>
              <w:top w:val="nil"/>
              <w:left w:val="nil"/>
              <w:bottom w:val="nil"/>
              <w:right w:val="nil"/>
            </w:tcBorders>
            <w:shd w:val="clear" w:color="auto" w:fill="auto"/>
            <w:noWrap/>
            <w:vAlign w:val="bottom"/>
            <w:hideMark/>
          </w:tcPr>
          <w:p w14:paraId="7E8A78DD" w14:textId="77777777" w:rsidR="00821C87" w:rsidRPr="000174FB" w:rsidRDefault="00821C87" w:rsidP="00B0441B">
            <w:pPr>
              <w:jc w:val="center"/>
              <w:rPr>
                <w:color w:val="000000"/>
              </w:rPr>
            </w:pPr>
            <w:r w:rsidRPr="000174FB">
              <w:rPr>
                <w:color w:val="000000"/>
              </w:rPr>
              <w:t>12,410,247</w:t>
            </w:r>
          </w:p>
        </w:tc>
        <w:tc>
          <w:tcPr>
            <w:tcW w:w="1540" w:type="dxa"/>
            <w:tcBorders>
              <w:top w:val="nil"/>
              <w:left w:val="nil"/>
              <w:bottom w:val="nil"/>
              <w:right w:val="nil"/>
            </w:tcBorders>
            <w:shd w:val="clear" w:color="auto" w:fill="auto"/>
            <w:noWrap/>
            <w:vAlign w:val="bottom"/>
            <w:hideMark/>
          </w:tcPr>
          <w:p w14:paraId="214BB18B" w14:textId="77777777" w:rsidR="00821C87" w:rsidRPr="000174FB" w:rsidRDefault="00821C87" w:rsidP="00B0441B">
            <w:pPr>
              <w:jc w:val="center"/>
              <w:rPr>
                <w:color w:val="000000"/>
              </w:rPr>
            </w:pPr>
            <w:r w:rsidRPr="000174FB">
              <w:rPr>
                <w:color w:val="000000"/>
              </w:rPr>
              <w:t>19,451</w:t>
            </w:r>
          </w:p>
        </w:tc>
        <w:tc>
          <w:tcPr>
            <w:tcW w:w="1620" w:type="dxa"/>
            <w:tcBorders>
              <w:top w:val="nil"/>
              <w:left w:val="nil"/>
              <w:bottom w:val="nil"/>
              <w:right w:val="nil"/>
            </w:tcBorders>
            <w:shd w:val="clear" w:color="auto" w:fill="auto"/>
            <w:noWrap/>
            <w:vAlign w:val="bottom"/>
            <w:hideMark/>
          </w:tcPr>
          <w:p w14:paraId="6FE6F3B1" w14:textId="77777777" w:rsidR="00821C87" w:rsidRPr="000174FB" w:rsidRDefault="00821C87" w:rsidP="00B0441B">
            <w:pPr>
              <w:jc w:val="center"/>
              <w:rPr>
                <w:color w:val="000000"/>
              </w:rPr>
            </w:pPr>
            <w:r w:rsidRPr="000174FB">
              <w:rPr>
                <w:color w:val="000000"/>
              </w:rPr>
              <w:t>509</w:t>
            </w:r>
          </w:p>
        </w:tc>
        <w:tc>
          <w:tcPr>
            <w:tcW w:w="1520" w:type="dxa"/>
            <w:tcBorders>
              <w:top w:val="nil"/>
              <w:left w:val="nil"/>
              <w:bottom w:val="nil"/>
              <w:right w:val="nil"/>
            </w:tcBorders>
            <w:shd w:val="clear" w:color="auto" w:fill="auto"/>
            <w:noWrap/>
            <w:vAlign w:val="bottom"/>
            <w:hideMark/>
          </w:tcPr>
          <w:p w14:paraId="0A1FB11C" w14:textId="77777777" w:rsidR="00821C87" w:rsidRPr="000174FB" w:rsidRDefault="00821C87" w:rsidP="00B0441B">
            <w:pPr>
              <w:jc w:val="center"/>
              <w:rPr>
                <w:color w:val="000000"/>
              </w:rPr>
            </w:pPr>
            <w:r w:rsidRPr="000174FB">
              <w:rPr>
                <w:color w:val="000000"/>
              </w:rPr>
              <w:t>41</w:t>
            </w:r>
          </w:p>
        </w:tc>
      </w:tr>
      <w:tr w:rsidR="00821C87" w:rsidRPr="000174FB" w14:paraId="321058A7" w14:textId="77777777" w:rsidTr="00B0441B">
        <w:trPr>
          <w:trHeight w:val="320"/>
        </w:trPr>
        <w:tc>
          <w:tcPr>
            <w:tcW w:w="2296" w:type="dxa"/>
            <w:tcBorders>
              <w:top w:val="nil"/>
              <w:left w:val="nil"/>
              <w:bottom w:val="nil"/>
              <w:right w:val="nil"/>
            </w:tcBorders>
            <w:shd w:val="clear" w:color="auto" w:fill="auto"/>
            <w:noWrap/>
            <w:vAlign w:val="bottom"/>
            <w:hideMark/>
          </w:tcPr>
          <w:p w14:paraId="59855F99" w14:textId="77777777" w:rsidR="00821C87" w:rsidRPr="000174FB" w:rsidRDefault="00821C87" w:rsidP="00B0441B">
            <w:pPr>
              <w:jc w:val="center"/>
              <w:rPr>
                <w:color w:val="000000"/>
              </w:rPr>
            </w:pPr>
            <w:r w:rsidRPr="000174FB">
              <w:rPr>
                <w:color w:val="000000"/>
              </w:rPr>
              <w:t>UTEP19949</w:t>
            </w:r>
          </w:p>
        </w:tc>
        <w:tc>
          <w:tcPr>
            <w:tcW w:w="1420" w:type="dxa"/>
            <w:tcBorders>
              <w:top w:val="nil"/>
              <w:left w:val="nil"/>
              <w:bottom w:val="nil"/>
              <w:right w:val="nil"/>
            </w:tcBorders>
            <w:shd w:val="clear" w:color="auto" w:fill="auto"/>
            <w:noWrap/>
            <w:vAlign w:val="bottom"/>
            <w:hideMark/>
          </w:tcPr>
          <w:p w14:paraId="6CB14A6B" w14:textId="77777777" w:rsidR="00821C87" w:rsidRPr="000174FB" w:rsidRDefault="00821C87" w:rsidP="00B0441B">
            <w:pPr>
              <w:jc w:val="center"/>
              <w:rPr>
                <w:color w:val="000000"/>
              </w:rPr>
            </w:pPr>
            <w:r w:rsidRPr="000174FB">
              <w:rPr>
                <w:color w:val="000000"/>
              </w:rPr>
              <w:t>738,421</w:t>
            </w:r>
          </w:p>
        </w:tc>
        <w:tc>
          <w:tcPr>
            <w:tcW w:w="1540" w:type="dxa"/>
            <w:tcBorders>
              <w:top w:val="nil"/>
              <w:left w:val="nil"/>
              <w:bottom w:val="nil"/>
              <w:right w:val="nil"/>
            </w:tcBorders>
            <w:shd w:val="clear" w:color="auto" w:fill="auto"/>
            <w:noWrap/>
            <w:vAlign w:val="bottom"/>
            <w:hideMark/>
          </w:tcPr>
          <w:p w14:paraId="6880E2E7" w14:textId="77777777" w:rsidR="00821C87" w:rsidRPr="000174FB" w:rsidRDefault="00821C87" w:rsidP="00B0441B">
            <w:pPr>
              <w:jc w:val="center"/>
              <w:rPr>
                <w:color w:val="000000"/>
              </w:rPr>
            </w:pPr>
            <w:r w:rsidRPr="000174FB">
              <w:rPr>
                <w:color w:val="000000"/>
              </w:rPr>
              <w:t>13,264</w:t>
            </w:r>
          </w:p>
        </w:tc>
        <w:tc>
          <w:tcPr>
            <w:tcW w:w="1620" w:type="dxa"/>
            <w:tcBorders>
              <w:top w:val="nil"/>
              <w:left w:val="nil"/>
              <w:bottom w:val="nil"/>
              <w:right w:val="nil"/>
            </w:tcBorders>
            <w:shd w:val="clear" w:color="auto" w:fill="auto"/>
            <w:noWrap/>
            <w:vAlign w:val="bottom"/>
            <w:hideMark/>
          </w:tcPr>
          <w:p w14:paraId="338DB7D2" w14:textId="77777777" w:rsidR="00821C87" w:rsidRPr="000174FB" w:rsidRDefault="00821C87" w:rsidP="00B0441B">
            <w:pPr>
              <w:jc w:val="center"/>
              <w:rPr>
                <w:color w:val="000000"/>
              </w:rPr>
            </w:pPr>
            <w:r w:rsidRPr="000174FB">
              <w:rPr>
                <w:color w:val="000000"/>
              </w:rPr>
              <w:t>503</w:t>
            </w:r>
          </w:p>
        </w:tc>
        <w:tc>
          <w:tcPr>
            <w:tcW w:w="1520" w:type="dxa"/>
            <w:tcBorders>
              <w:top w:val="nil"/>
              <w:left w:val="nil"/>
              <w:bottom w:val="nil"/>
              <w:right w:val="nil"/>
            </w:tcBorders>
            <w:shd w:val="clear" w:color="auto" w:fill="auto"/>
            <w:noWrap/>
            <w:vAlign w:val="bottom"/>
            <w:hideMark/>
          </w:tcPr>
          <w:p w14:paraId="5ED1CF73" w14:textId="77777777" w:rsidR="00821C87" w:rsidRPr="000174FB" w:rsidRDefault="00821C87" w:rsidP="00B0441B">
            <w:pPr>
              <w:jc w:val="center"/>
              <w:rPr>
                <w:color w:val="000000"/>
              </w:rPr>
            </w:pPr>
            <w:r w:rsidRPr="000174FB">
              <w:rPr>
                <w:color w:val="000000"/>
              </w:rPr>
              <w:t>41</w:t>
            </w:r>
          </w:p>
        </w:tc>
      </w:tr>
      <w:tr w:rsidR="00821C87" w:rsidRPr="000174FB" w14:paraId="4FD920BA" w14:textId="77777777" w:rsidTr="00B0441B">
        <w:trPr>
          <w:trHeight w:val="320"/>
        </w:trPr>
        <w:tc>
          <w:tcPr>
            <w:tcW w:w="2296" w:type="dxa"/>
            <w:tcBorders>
              <w:top w:val="nil"/>
              <w:left w:val="nil"/>
              <w:bottom w:val="nil"/>
              <w:right w:val="nil"/>
            </w:tcBorders>
            <w:shd w:val="clear" w:color="auto" w:fill="auto"/>
            <w:noWrap/>
            <w:vAlign w:val="bottom"/>
            <w:hideMark/>
          </w:tcPr>
          <w:p w14:paraId="3825CB65" w14:textId="77777777" w:rsidR="00821C87" w:rsidRPr="000174FB" w:rsidRDefault="00821C87" w:rsidP="00B0441B">
            <w:pPr>
              <w:jc w:val="center"/>
              <w:rPr>
                <w:color w:val="000000"/>
              </w:rPr>
            </w:pPr>
            <w:r w:rsidRPr="000174FB">
              <w:rPr>
                <w:color w:val="000000"/>
              </w:rPr>
              <w:lastRenderedPageBreak/>
              <w:t>UTEP19951</w:t>
            </w:r>
          </w:p>
        </w:tc>
        <w:tc>
          <w:tcPr>
            <w:tcW w:w="1420" w:type="dxa"/>
            <w:tcBorders>
              <w:top w:val="nil"/>
              <w:left w:val="nil"/>
              <w:bottom w:val="nil"/>
              <w:right w:val="nil"/>
            </w:tcBorders>
            <w:shd w:val="clear" w:color="auto" w:fill="auto"/>
            <w:noWrap/>
            <w:vAlign w:val="bottom"/>
            <w:hideMark/>
          </w:tcPr>
          <w:p w14:paraId="1CF8BB88" w14:textId="77777777" w:rsidR="00821C87" w:rsidRPr="000174FB" w:rsidRDefault="00821C87" w:rsidP="00B0441B">
            <w:pPr>
              <w:jc w:val="center"/>
              <w:rPr>
                <w:color w:val="000000"/>
              </w:rPr>
            </w:pPr>
            <w:r w:rsidRPr="000174FB">
              <w:rPr>
                <w:color w:val="000000"/>
              </w:rPr>
              <w:t>2,026,527</w:t>
            </w:r>
          </w:p>
        </w:tc>
        <w:tc>
          <w:tcPr>
            <w:tcW w:w="1540" w:type="dxa"/>
            <w:tcBorders>
              <w:top w:val="nil"/>
              <w:left w:val="nil"/>
              <w:bottom w:val="nil"/>
              <w:right w:val="nil"/>
            </w:tcBorders>
            <w:shd w:val="clear" w:color="auto" w:fill="auto"/>
            <w:noWrap/>
            <w:vAlign w:val="bottom"/>
            <w:hideMark/>
          </w:tcPr>
          <w:p w14:paraId="0D3F2215" w14:textId="77777777" w:rsidR="00821C87" w:rsidRPr="000174FB" w:rsidRDefault="00821C87" w:rsidP="00B0441B">
            <w:pPr>
              <w:jc w:val="center"/>
              <w:rPr>
                <w:color w:val="000000"/>
              </w:rPr>
            </w:pPr>
            <w:r w:rsidRPr="000174FB">
              <w:rPr>
                <w:color w:val="000000"/>
              </w:rPr>
              <w:t>13,156</w:t>
            </w:r>
          </w:p>
        </w:tc>
        <w:tc>
          <w:tcPr>
            <w:tcW w:w="1620" w:type="dxa"/>
            <w:tcBorders>
              <w:top w:val="nil"/>
              <w:left w:val="nil"/>
              <w:bottom w:val="nil"/>
              <w:right w:val="nil"/>
            </w:tcBorders>
            <w:shd w:val="clear" w:color="auto" w:fill="auto"/>
            <w:noWrap/>
            <w:vAlign w:val="bottom"/>
            <w:hideMark/>
          </w:tcPr>
          <w:p w14:paraId="4A0B32A8"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2AA32542" w14:textId="77777777" w:rsidR="00821C87" w:rsidRPr="000174FB" w:rsidRDefault="00821C87" w:rsidP="00B0441B">
            <w:pPr>
              <w:jc w:val="center"/>
              <w:rPr>
                <w:color w:val="000000"/>
              </w:rPr>
            </w:pPr>
            <w:r w:rsidRPr="000174FB">
              <w:rPr>
                <w:color w:val="000000"/>
              </w:rPr>
              <w:t>41</w:t>
            </w:r>
          </w:p>
        </w:tc>
      </w:tr>
      <w:tr w:rsidR="00821C87" w:rsidRPr="000174FB" w14:paraId="696A4D9E" w14:textId="77777777" w:rsidTr="00B0441B">
        <w:trPr>
          <w:trHeight w:val="320"/>
        </w:trPr>
        <w:tc>
          <w:tcPr>
            <w:tcW w:w="2296" w:type="dxa"/>
            <w:tcBorders>
              <w:top w:val="nil"/>
              <w:left w:val="nil"/>
              <w:bottom w:val="nil"/>
              <w:right w:val="nil"/>
            </w:tcBorders>
            <w:shd w:val="clear" w:color="auto" w:fill="auto"/>
            <w:noWrap/>
            <w:vAlign w:val="bottom"/>
            <w:hideMark/>
          </w:tcPr>
          <w:p w14:paraId="57C971E9" w14:textId="77777777" w:rsidR="00821C87" w:rsidRPr="000174FB" w:rsidRDefault="00821C87" w:rsidP="00B0441B">
            <w:pPr>
              <w:jc w:val="center"/>
              <w:rPr>
                <w:color w:val="000000"/>
              </w:rPr>
            </w:pPr>
            <w:r w:rsidRPr="000174FB">
              <w:rPr>
                <w:color w:val="000000"/>
              </w:rPr>
              <w:t>UTEP19952</w:t>
            </w:r>
          </w:p>
        </w:tc>
        <w:tc>
          <w:tcPr>
            <w:tcW w:w="1420" w:type="dxa"/>
            <w:tcBorders>
              <w:top w:val="nil"/>
              <w:left w:val="nil"/>
              <w:bottom w:val="nil"/>
              <w:right w:val="nil"/>
            </w:tcBorders>
            <w:shd w:val="clear" w:color="auto" w:fill="auto"/>
            <w:noWrap/>
            <w:vAlign w:val="bottom"/>
            <w:hideMark/>
          </w:tcPr>
          <w:p w14:paraId="6623D886" w14:textId="77777777" w:rsidR="00821C87" w:rsidRPr="000174FB" w:rsidRDefault="00821C87" w:rsidP="00B0441B">
            <w:pPr>
              <w:jc w:val="center"/>
              <w:rPr>
                <w:color w:val="000000"/>
              </w:rPr>
            </w:pPr>
            <w:r w:rsidRPr="000174FB">
              <w:rPr>
                <w:color w:val="000000"/>
              </w:rPr>
              <w:t>1,302,835</w:t>
            </w:r>
          </w:p>
        </w:tc>
        <w:tc>
          <w:tcPr>
            <w:tcW w:w="1540" w:type="dxa"/>
            <w:tcBorders>
              <w:top w:val="nil"/>
              <w:left w:val="nil"/>
              <w:bottom w:val="nil"/>
              <w:right w:val="nil"/>
            </w:tcBorders>
            <w:shd w:val="clear" w:color="auto" w:fill="auto"/>
            <w:noWrap/>
            <w:vAlign w:val="bottom"/>
            <w:hideMark/>
          </w:tcPr>
          <w:p w14:paraId="08368791" w14:textId="77777777" w:rsidR="00821C87" w:rsidRPr="000174FB" w:rsidRDefault="00821C87" w:rsidP="00B0441B">
            <w:pPr>
              <w:jc w:val="center"/>
              <w:rPr>
                <w:color w:val="000000"/>
              </w:rPr>
            </w:pPr>
            <w:r w:rsidRPr="000174FB">
              <w:rPr>
                <w:color w:val="000000"/>
              </w:rPr>
              <w:t>17,640</w:t>
            </w:r>
          </w:p>
        </w:tc>
        <w:tc>
          <w:tcPr>
            <w:tcW w:w="1620" w:type="dxa"/>
            <w:tcBorders>
              <w:top w:val="nil"/>
              <w:left w:val="nil"/>
              <w:bottom w:val="nil"/>
              <w:right w:val="nil"/>
            </w:tcBorders>
            <w:shd w:val="clear" w:color="auto" w:fill="auto"/>
            <w:noWrap/>
            <w:vAlign w:val="bottom"/>
            <w:hideMark/>
          </w:tcPr>
          <w:p w14:paraId="2EFB74F5"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7FC2A614" w14:textId="77777777" w:rsidR="00821C87" w:rsidRPr="000174FB" w:rsidRDefault="00821C87" w:rsidP="00B0441B">
            <w:pPr>
              <w:jc w:val="center"/>
              <w:rPr>
                <w:color w:val="000000"/>
              </w:rPr>
            </w:pPr>
            <w:r w:rsidRPr="000174FB">
              <w:rPr>
                <w:color w:val="000000"/>
              </w:rPr>
              <w:t>41</w:t>
            </w:r>
          </w:p>
        </w:tc>
      </w:tr>
      <w:tr w:rsidR="00821C87" w:rsidRPr="000174FB" w14:paraId="740DDC2D" w14:textId="77777777" w:rsidTr="00B0441B">
        <w:trPr>
          <w:trHeight w:val="320"/>
        </w:trPr>
        <w:tc>
          <w:tcPr>
            <w:tcW w:w="2296" w:type="dxa"/>
            <w:tcBorders>
              <w:top w:val="nil"/>
              <w:left w:val="nil"/>
              <w:bottom w:val="nil"/>
              <w:right w:val="nil"/>
            </w:tcBorders>
            <w:shd w:val="clear" w:color="auto" w:fill="auto"/>
            <w:noWrap/>
            <w:vAlign w:val="bottom"/>
            <w:hideMark/>
          </w:tcPr>
          <w:p w14:paraId="2E308615" w14:textId="77777777" w:rsidR="00821C87" w:rsidRPr="000174FB" w:rsidRDefault="00821C87" w:rsidP="00B0441B">
            <w:pPr>
              <w:jc w:val="center"/>
              <w:rPr>
                <w:color w:val="000000"/>
              </w:rPr>
            </w:pPr>
            <w:r w:rsidRPr="000174FB">
              <w:rPr>
                <w:color w:val="000000"/>
              </w:rPr>
              <w:t>UTEP20927</w:t>
            </w:r>
          </w:p>
        </w:tc>
        <w:tc>
          <w:tcPr>
            <w:tcW w:w="1420" w:type="dxa"/>
            <w:tcBorders>
              <w:top w:val="nil"/>
              <w:left w:val="nil"/>
              <w:bottom w:val="nil"/>
              <w:right w:val="nil"/>
            </w:tcBorders>
            <w:shd w:val="clear" w:color="auto" w:fill="auto"/>
            <w:noWrap/>
            <w:vAlign w:val="bottom"/>
            <w:hideMark/>
          </w:tcPr>
          <w:p w14:paraId="1694ABBF" w14:textId="77777777" w:rsidR="00821C87" w:rsidRPr="000174FB" w:rsidRDefault="00821C87" w:rsidP="00B0441B">
            <w:pPr>
              <w:jc w:val="center"/>
              <w:rPr>
                <w:color w:val="000000"/>
              </w:rPr>
            </w:pPr>
            <w:r w:rsidRPr="000174FB">
              <w:rPr>
                <w:color w:val="000000"/>
              </w:rPr>
              <w:t>1,188,107</w:t>
            </w:r>
          </w:p>
        </w:tc>
        <w:tc>
          <w:tcPr>
            <w:tcW w:w="1540" w:type="dxa"/>
            <w:tcBorders>
              <w:top w:val="nil"/>
              <w:left w:val="nil"/>
              <w:bottom w:val="nil"/>
              <w:right w:val="nil"/>
            </w:tcBorders>
            <w:shd w:val="clear" w:color="auto" w:fill="auto"/>
            <w:noWrap/>
            <w:vAlign w:val="bottom"/>
            <w:hideMark/>
          </w:tcPr>
          <w:p w14:paraId="608D893D" w14:textId="77777777" w:rsidR="00821C87" w:rsidRPr="000174FB" w:rsidRDefault="00821C87" w:rsidP="00B0441B">
            <w:pPr>
              <w:jc w:val="center"/>
              <w:rPr>
                <w:color w:val="000000"/>
              </w:rPr>
            </w:pPr>
            <w:r w:rsidRPr="000174FB">
              <w:rPr>
                <w:color w:val="000000"/>
              </w:rPr>
              <w:t>16,765</w:t>
            </w:r>
          </w:p>
        </w:tc>
        <w:tc>
          <w:tcPr>
            <w:tcW w:w="1620" w:type="dxa"/>
            <w:tcBorders>
              <w:top w:val="nil"/>
              <w:left w:val="nil"/>
              <w:bottom w:val="nil"/>
              <w:right w:val="nil"/>
            </w:tcBorders>
            <w:shd w:val="clear" w:color="auto" w:fill="auto"/>
            <w:noWrap/>
            <w:vAlign w:val="bottom"/>
            <w:hideMark/>
          </w:tcPr>
          <w:p w14:paraId="30D6D49C"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3CA72A48" w14:textId="77777777" w:rsidR="00821C87" w:rsidRPr="000174FB" w:rsidRDefault="00821C87" w:rsidP="00B0441B">
            <w:pPr>
              <w:jc w:val="center"/>
              <w:rPr>
                <w:color w:val="000000"/>
              </w:rPr>
            </w:pPr>
            <w:r w:rsidRPr="000174FB">
              <w:rPr>
                <w:color w:val="000000"/>
              </w:rPr>
              <w:t>41</w:t>
            </w:r>
          </w:p>
        </w:tc>
      </w:tr>
      <w:tr w:rsidR="00821C87" w:rsidRPr="000174FB" w14:paraId="088B3149" w14:textId="77777777" w:rsidTr="00B0441B">
        <w:trPr>
          <w:trHeight w:val="320"/>
        </w:trPr>
        <w:tc>
          <w:tcPr>
            <w:tcW w:w="2296" w:type="dxa"/>
            <w:tcBorders>
              <w:top w:val="nil"/>
              <w:left w:val="nil"/>
              <w:bottom w:val="nil"/>
              <w:right w:val="nil"/>
            </w:tcBorders>
            <w:shd w:val="clear" w:color="auto" w:fill="auto"/>
            <w:noWrap/>
            <w:vAlign w:val="bottom"/>
            <w:hideMark/>
          </w:tcPr>
          <w:p w14:paraId="52C4AA40" w14:textId="77777777" w:rsidR="00821C87" w:rsidRPr="000174FB" w:rsidRDefault="00821C87" w:rsidP="00B0441B">
            <w:pPr>
              <w:jc w:val="center"/>
              <w:rPr>
                <w:color w:val="000000"/>
              </w:rPr>
            </w:pPr>
            <w:r w:rsidRPr="000174FB">
              <w:rPr>
                <w:color w:val="000000"/>
              </w:rPr>
              <w:t>UTEP21668</w:t>
            </w:r>
          </w:p>
        </w:tc>
        <w:tc>
          <w:tcPr>
            <w:tcW w:w="1420" w:type="dxa"/>
            <w:tcBorders>
              <w:top w:val="nil"/>
              <w:left w:val="nil"/>
              <w:bottom w:val="nil"/>
              <w:right w:val="nil"/>
            </w:tcBorders>
            <w:shd w:val="clear" w:color="auto" w:fill="auto"/>
            <w:noWrap/>
            <w:vAlign w:val="bottom"/>
            <w:hideMark/>
          </w:tcPr>
          <w:p w14:paraId="5DC4357C" w14:textId="77777777" w:rsidR="00821C87" w:rsidRPr="000174FB" w:rsidRDefault="00821C87" w:rsidP="00B0441B">
            <w:pPr>
              <w:jc w:val="center"/>
              <w:rPr>
                <w:color w:val="000000"/>
              </w:rPr>
            </w:pPr>
            <w:r w:rsidRPr="000174FB">
              <w:rPr>
                <w:color w:val="000000"/>
              </w:rPr>
              <w:t>2,447,574</w:t>
            </w:r>
          </w:p>
        </w:tc>
        <w:tc>
          <w:tcPr>
            <w:tcW w:w="1540" w:type="dxa"/>
            <w:tcBorders>
              <w:top w:val="nil"/>
              <w:left w:val="nil"/>
              <w:bottom w:val="nil"/>
              <w:right w:val="nil"/>
            </w:tcBorders>
            <w:shd w:val="clear" w:color="auto" w:fill="auto"/>
            <w:noWrap/>
            <w:vAlign w:val="bottom"/>
            <w:hideMark/>
          </w:tcPr>
          <w:p w14:paraId="4B44C6E3" w14:textId="77777777" w:rsidR="00821C87" w:rsidRPr="000174FB" w:rsidRDefault="00821C87" w:rsidP="00B0441B">
            <w:pPr>
              <w:jc w:val="center"/>
              <w:rPr>
                <w:color w:val="000000"/>
              </w:rPr>
            </w:pPr>
            <w:r w:rsidRPr="000174FB">
              <w:rPr>
                <w:color w:val="000000"/>
              </w:rPr>
              <w:t>13,070</w:t>
            </w:r>
          </w:p>
        </w:tc>
        <w:tc>
          <w:tcPr>
            <w:tcW w:w="1620" w:type="dxa"/>
            <w:tcBorders>
              <w:top w:val="nil"/>
              <w:left w:val="nil"/>
              <w:bottom w:val="nil"/>
              <w:right w:val="nil"/>
            </w:tcBorders>
            <w:shd w:val="clear" w:color="auto" w:fill="auto"/>
            <w:noWrap/>
            <w:vAlign w:val="bottom"/>
            <w:hideMark/>
          </w:tcPr>
          <w:p w14:paraId="288EE16F" w14:textId="77777777" w:rsidR="00821C87" w:rsidRPr="000174FB" w:rsidRDefault="00821C87" w:rsidP="00B0441B">
            <w:pPr>
              <w:jc w:val="center"/>
              <w:rPr>
                <w:color w:val="000000"/>
              </w:rPr>
            </w:pPr>
            <w:r w:rsidRPr="000174FB">
              <w:rPr>
                <w:color w:val="000000"/>
              </w:rPr>
              <w:t>508</w:t>
            </w:r>
          </w:p>
        </w:tc>
        <w:tc>
          <w:tcPr>
            <w:tcW w:w="1520" w:type="dxa"/>
            <w:tcBorders>
              <w:top w:val="nil"/>
              <w:left w:val="nil"/>
              <w:bottom w:val="nil"/>
              <w:right w:val="nil"/>
            </w:tcBorders>
            <w:shd w:val="clear" w:color="auto" w:fill="auto"/>
            <w:noWrap/>
            <w:vAlign w:val="bottom"/>
            <w:hideMark/>
          </w:tcPr>
          <w:p w14:paraId="0C6B398B" w14:textId="77777777" w:rsidR="00821C87" w:rsidRPr="000174FB" w:rsidRDefault="00821C87" w:rsidP="00B0441B">
            <w:pPr>
              <w:jc w:val="center"/>
              <w:rPr>
                <w:color w:val="000000"/>
              </w:rPr>
            </w:pPr>
            <w:r w:rsidRPr="000174FB">
              <w:rPr>
                <w:color w:val="000000"/>
              </w:rPr>
              <w:t>41</w:t>
            </w:r>
          </w:p>
        </w:tc>
      </w:tr>
      <w:tr w:rsidR="00821C87" w:rsidRPr="000174FB" w14:paraId="3BAE3478" w14:textId="77777777" w:rsidTr="00B0441B">
        <w:trPr>
          <w:trHeight w:val="320"/>
        </w:trPr>
        <w:tc>
          <w:tcPr>
            <w:tcW w:w="2296" w:type="dxa"/>
            <w:tcBorders>
              <w:top w:val="nil"/>
              <w:left w:val="nil"/>
              <w:bottom w:val="nil"/>
              <w:right w:val="nil"/>
            </w:tcBorders>
            <w:shd w:val="clear" w:color="auto" w:fill="auto"/>
            <w:noWrap/>
            <w:vAlign w:val="bottom"/>
            <w:hideMark/>
          </w:tcPr>
          <w:p w14:paraId="5EEE824D" w14:textId="77777777" w:rsidR="00821C87" w:rsidRPr="000174FB" w:rsidRDefault="00821C87" w:rsidP="00B0441B">
            <w:pPr>
              <w:jc w:val="center"/>
              <w:rPr>
                <w:color w:val="000000"/>
              </w:rPr>
            </w:pPr>
            <w:r w:rsidRPr="000174FB">
              <w:rPr>
                <w:color w:val="000000"/>
              </w:rPr>
              <w:t>UTEP21669</w:t>
            </w:r>
          </w:p>
        </w:tc>
        <w:tc>
          <w:tcPr>
            <w:tcW w:w="1420" w:type="dxa"/>
            <w:tcBorders>
              <w:top w:val="nil"/>
              <w:left w:val="nil"/>
              <w:bottom w:val="nil"/>
              <w:right w:val="nil"/>
            </w:tcBorders>
            <w:shd w:val="clear" w:color="auto" w:fill="auto"/>
            <w:noWrap/>
            <w:vAlign w:val="bottom"/>
            <w:hideMark/>
          </w:tcPr>
          <w:p w14:paraId="7F09BA6E" w14:textId="77777777" w:rsidR="00821C87" w:rsidRPr="000174FB" w:rsidRDefault="00821C87" w:rsidP="00B0441B">
            <w:pPr>
              <w:jc w:val="center"/>
              <w:rPr>
                <w:color w:val="000000"/>
              </w:rPr>
            </w:pPr>
            <w:r w:rsidRPr="000174FB">
              <w:rPr>
                <w:color w:val="000000"/>
              </w:rPr>
              <w:t>4,156,401</w:t>
            </w:r>
          </w:p>
        </w:tc>
        <w:tc>
          <w:tcPr>
            <w:tcW w:w="1540" w:type="dxa"/>
            <w:tcBorders>
              <w:top w:val="nil"/>
              <w:left w:val="nil"/>
              <w:bottom w:val="nil"/>
              <w:right w:val="nil"/>
            </w:tcBorders>
            <w:shd w:val="clear" w:color="auto" w:fill="auto"/>
            <w:noWrap/>
            <w:vAlign w:val="bottom"/>
            <w:hideMark/>
          </w:tcPr>
          <w:p w14:paraId="334214D5" w14:textId="77777777" w:rsidR="00821C87" w:rsidRPr="000174FB" w:rsidRDefault="00821C87" w:rsidP="00B0441B">
            <w:pPr>
              <w:jc w:val="center"/>
              <w:rPr>
                <w:color w:val="000000"/>
              </w:rPr>
            </w:pPr>
            <w:r w:rsidRPr="000174FB">
              <w:rPr>
                <w:color w:val="000000"/>
              </w:rPr>
              <w:t>18,635</w:t>
            </w:r>
          </w:p>
        </w:tc>
        <w:tc>
          <w:tcPr>
            <w:tcW w:w="1620" w:type="dxa"/>
            <w:tcBorders>
              <w:top w:val="nil"/>
              <w:left w:val="nil"/>
              <w:bottom w:val="nil"/>
              <w:right w:val="nil"/>
            </w:tcBorders>
            <w:shd w:val="clear" w:color="auto" w:fill="auto"/>
            <w:noWrap/>
            <w:vAlign w:val="bottom"/>
            <w:hideMark/>
          </w:tcPr>
          <w:p w14:paraId="0926076C" w14:textId="77777777" w:rsidR="00821C87" w:rsidRPr="000174FB" w:rsidRDefault="00821C87" w:rsidP="00B0441B">
            <w:pPr>
              <w:jc w:val="center"/>
              <w:rPr>
                <w:color w:val="000000"/>
              </w:rPr>
            </w:pPr>
            <w:r w:rsidRPr="000174FB">
              <w:rPr>
                <w:color w:val="000000"/>
              </w:rPr>
              <w:t>509</w:t>
            </w:r>
          </w:p>
        </w:tc>
        <w:tc>
          <w:tcPr>
            <w:tcW w:w="1520" w:type="dxa"/>
            <w:tcBorders>
              <w:top w:val="nil"/>
              <w:left w:val="nil"/>
              <w:bottom w:val="nil"/>
              <w:right w:val="nil"/>
            </w:tcBorders>
            <w:shd w:val="clear" w:color="auto" w:fill="auto"/>
            <w:noWrap/>
            <w:vAlign w:val="bottom"/>
            <w:hideMark/>
          </w:tcPr>
          <w:p w14:paraId="12F77E1F" w14:textId="77777777" w:rsidR="00821C87" w:rsidRPr="000174FB" w:rsidRDefault="00821C87" w:rsidP="00B0441B">
            <w:pPr>
              <w:jc w:val="center"/>
              <w:rPr>
                <w:color w:val="000000"/>
              </w:rPr>
            </w:pPr>
            <w:r w:rsidRPr="000174FB">
              <w:rPr>
                <w:color w:val="000000"/>
              </w:rPr>
              <w:t>41</w:t>
            </w:r>
          </w:p>
        </w:tc>
      </w:tr>
      <w:tr w:rsidR="00821C87" w:rsidRPr="000174FB" w14:paraId="7A83255D" w14:textId="77777777" w:rsidTr="00B0441B">
        <w:trPr>
          <w:trHeight w:val="320"/>
        </w:trPr>
        <w:tc>
          <w:tcPr>
            <w:tcW w:w="2296" w:type="dxa"/>
            <w:tcBorders>
              <w:top w:val="nil"/>
              <w:left w:val="nil"/>
              <w:bottom w:val="nil"/>
              <w:right w:val="nil"/>
            </w:tcBorders>
            <w:shd w:val="clear" w:color="auto" w:fill="auto"/>
            <w:noWrap/>
            <w:vAlign w:val="bottom"/>
            <w:hideMark/>
          </w:tcPr>
          <w:p w14:paraId="251FA4D4" w14:textId="77777777" w:rsidR="00821C87" w:rsidRPr="000174FB" w:rsidRDefault="00821C87" w:rsidP="00B0441B">
            <w:pPr>
              <w:jc w:val="center"/>
              <w:rPr>
                <w:color w:val="000000"/>
              </w:rPr>
            </w:pPr>
            <w:r w:rsidRPr="000174FB">
              <w:rPr>
                <w:color w:val="000000"/>
              </w:rPr>
              <w:t>UTEP21736</w:t>
            </w:r>
          </w:p>
        </w:tc>
        <w:tc>
          <w:tcPr>
            <w:tcW w:w="1420" w:type="dxa"/>
            <w:tcBorders>
              <w:top w:val="nil"/>
              <w:left w:val="nil"/>
              <w:bottom w:val="nil"/>
              <w:right w:val="nil"/>
            </w:tcBorders>
            <w:shd w:val="clear" w:color="auto" w:fill="auto"/>
            <w:noWrap/>
            <w:vAlign w:val="bottom"/>
            <w:hideMark/>
          </w:tcPr>
          <w:p w14:paraId="4A032C8F" w14:textId="77777777" w:rsidR="00821C87" w:rsidRPr="000174FB" w:rsidRDefault="00821C87" w:rsidP="00B0441B">
            <w:pPr>
              <w:jc w:val="center"/>
              <w:rPr>
                <w:color w:val="000000"/>
              </w:rPr>
            </w:pPr>
            <w:r w:rsidRPr="000174FB">
              <w:rPr>
                <w:color w:val="000000"/>
              </w:rPr>
              <w:t>3,736,663</w:t>
            </w:r>
          </w:p>
        </w:tc>
        <w:tc>
          <w:tcPr>
            <w:tcW w:w="1540" w:type="dxa"/>
            <w:tcBorders>
              <w:top w:val="nil"/>
              <w:left w:val="nil"/>
              <w:bottom w:val="nil"/>
              <w:right w:val="nil"/>
            </w:tcBorders>
            <w:shd w:val="clear" w:color="auto" w:fill="auto"/>
            <w:noWrap/>
            <w:vAlign w:val="bottom"/>
            <w:hideMark/>
          </w:tcPr>
          <w:p w14:paraId="76D15817" w14:textId="77777777" w:rsidR="00821C87" w:rsidRPr="000174FB" w:rsidRDefault="00821C87" w:rsidP="00B0441B">
            <w:pPr>
              <w:jc w:val="center"/>
              <w:rPr>
                <w:color w:val="000000"/>
              </w:rPr>
            </w:pPr>
            <w:r w:rsidRPr="000174FB">
              <w:rPr>
                <w:color w:val="000000"/>
              </w:rPr>
              <w:t>19,646</w:t>
            </w:r>
          </w:p>
        </w:tc>
        <w:tc>
          <w:tcPr>
            <w:tcW w:w="1620" w:type="dxa"/>
            <w:tcBorders>
              <w:top w:val="nil"/>
              <w:left w:val="nil"/>
              <w:bottom w:val="nil"/>
              <w:right w:val="nil"/>
            </w:tcBorders>
            <w:shd w:val="clear" w:color="auto" w:fill="auto"/>
            <w:noWrap/>
            <w:vAlign w:val="bottom"/>
            <w:hideMark/>
          </w:tcPr>
          <w:p w14:paraId="582D6B02" w14:textId="77777777" w:rsidR="00821C87" w:rsidRPr="000174FB" w:rsidRDefault="00821C87" w:rsidP="00B0441B">
            <w:pPr>
              <w:jc w:val="center"/>
              <w:rPr>
                <w:color w:val="000000"/>
              </w:rPr>
            </w:pPr>
            <w:r w:rsidRPr="000174FB">
              <w:rPr>
                <w:color w:val="000000"/>
              </w:rPr>
              <w:t>509</w:t>
            </w:r>
          </w:p>
        </w:tc>
        <w:tc>
          <w:tcPr>
            <w:tcW w:w="1520" w:type="dxa"/>
            <w:tcBorders>
              <w:top w:val="nil"/>
              <w:left w:val="nil"/>
              <w:bottom w:val="nil"/>
              <w:right w:val="nil"/>
            </w:tcBorders>
            <w:shd w:val="clear" w:color="auto" w:fill="auto"/>
            <w:noWrap/>
            <w:vAlign w:val="bottom"/>
            <w:hideMark/>
          </w:tcPr>
          <w:p w14:paraId="616F00EB" w14:textId="77777777" w:rsidR="00821C87" w:rsidRPr="000174FB" w:rsidRDefault="00821C87" w:rsidP="00B0441B">
            <w:pPr>
              <w:jc w:val="center"/>
              <w:rPr>
                <w:color w:val="000000"/>
              </w:rPr>
            </w:pPr>
            <w:r w:rsidRPr="000174FB">
              <w:rPr>
                <w:color w:val="000000"/>
              </w:rPr>
              <w:t>41</w:t>
            </w:r>
          </w:p>
        </w:tc>
      </w:tr>
      <w:tr w:rsidR="00821C87" w:rsidRPr="000174FB" w14:paraId="7518576F" w14:textId="77777777" w:rsidTr="00B0441B">
        <w:trPr>
          <w:trHeight w:val="320"/>
        </w:trPr>
        <w:tc>
          <w:tcPr>
            <w:tcW w:w="2296" w:type="dxa"/>
            <w:tcBorders>
              <w:top w:val="nil"/>
              <w:left w:val="nil"/>
              <w:bottom w:val="single" w:sz="4" w:space="0" w:color="auto"/>
              <w:right w:val="nil"/>
            </w:tcBorders>
            <w:shd w:val="clear" w:color="auto" w:fill="auto"/>
            <w:noWrap/>
            <w:vAlign w:val="bottom"/>
            <w:hideMark/>
          </w:tcPr>
          <w:p w14:paraId="143D5381" w14:textId="77777777" w:rsidR="00821C87" w:rsidRPr="000174FB" w:rsidRDefault="00821C87" w:rsidP="00B0441B">
            <w:pPr>
              <w:spacing w:line="276" w:lineRule="auto"/>
              <w:jc w:val="center"/>
              <w:rPr>
                <w:color w:val="000000"/>
              </w:rPr>
            </w:pPr>
            <w:r w:rsidRPr="000174FB">
              <w:rPr>
                <w:color w:val="000000"/>
              </w:rPr>
              <w:t>arizonae_OCGR6220</w:t>
            </w:r>
          </w:p>
        </w:tc>
        <w:tc>
          <w:tcPr>
            <w:tcW w:w="1420" w:type="dxa"/>
            <w:tcBorders>
              <w:top w:val="nil"/>
              <w:left w:val="nil"/>
              <w:bottom w:val="single" w:sz="4" w:space="0" w:color="auto"/>
              <w:right w:val="nil"/>
            </w:tcBorders>
            <w:shd w:val="clear" w:color="auto" w:fill="auto"/>
            <w:noWrap/>
            <w:vAlign w:val="bottom"/>
            <w:hideMark/>
          </w:tcPr>
          <w:p w14:paraId="0FB932F0" w14:textId="77777777" w:rsidR="00821C87" w:rsidRPr="000174FB" w:rsidRDefault="00821C87" w:rsidP="00B0441B">
            <w:pPr>
              <w:spacing w:line="276" w:lineRule="auto"/>
              <w:jc w:val="center"/>
              <w:rPr>
                <w:color w:val="000000"/>
              </w:rPr>
            </w:pPr>
            <w:r w:rsidRPr="000174FB">
              <w:rPr>
                <w:color w:val="000000"/>
              </w:rPr>
              <w:t>4,787,814</w:t>
            </w:r>
          </w:p>
        </w:tc>
        <w:tc>
          <w:tcPr>
            <w:tcW w:w="1540" w:type="dxa"/>
            <w:tcBorders>
              <w:top w:val="nil"/>
              <w:left w:val="nil"/>
              <w:bottom w:val="single" w:sz="4" w:space="0" w:color="auto"/>
              <w:right w:val="nil"/>
            </w:tcBorders>
            <w:shd w:val="clear" w:color="auto" w:fill="auto"/>
            <w:noWrap/>
            <w:vAlign w:val="bottom"/>
            <w:hideMark/>
          </w:tcPr>
          <w:p w14:paraId="4EE3E812" w14:textId="77777777" w:rsidR="00821C87" w:rsidRPr="000174FB" w:rsidRDefault="00821C87" w:rsidP="00B0441B">
            <w:pPr>
              <w:spacing w:line="276" w:lineRule="auto"/>
              <w:jc w:val="center"/>
              <w:rPr>
                <w:color w:val="000000"/>
              </w:rPr>
            </w:pPr>
            <w:r w:rsidRPr="000174FB">
              <w:rPr>
                <w:color w:val="000000"/>
              </w:rPr>
              <w:t>17,055</w:t>
            </w:r>
          </w:p>
        </w:tc>
        <w:tc>
          <w:tcPr>
            <w:tcW w:w="1620" w:type="dxa"/>
            <w:tcBorders>
              <w:top w:val="nil"/>
              <w:left w:val="nil"/>
              <w:bottom w:val="single" w:sz="4" w:space="0" w:color="auto"/>
              <w:right w:val="nil"/>
            </w:tcBorders>
            <w:shd w:val="clear" w:color="auto" w:fill="auto"/>
            <w:noWrap/>
            <w:vAlign w:val="bottom"/>
            <w:hideMark/>
          </w:tcPr>
          <w:p w14:paraId="184ACDF0" w14:textId="77777777" w:rsidR="00821C87" w:rsidRPr="000174FB" w:rsidRDefault="00821C87" w:rsidP="00B0441B">
            <w:pPr>
              <w:spacing w:line="276" w:lineRule="auto"/>
              <w:jc w:val="center"/>
              <w:rPr>
                <w:color w:val="000000"/>
              </w:rPr>
            </w:pPr>
            <w:r w:rsidRPr="000174FB">
              <w:rPr>
                <w:color w:val="000000"/>
              </w:rPr>
              <w:t>495</w:t>
            </w:r>
          </w:p>
        </w:tc>
        <w:tc>
          <w:tcPr>
            <w:tcW w:w="1520" w:type="dxa"/>
            <w:tcBorders>
              <w:top w:val="nil"/>
              <w:left w:val="nil"/>
              <w:bottom w:val="single" w:sz="4" w:space="0" w:color="auto"/>
              <w:right w:val="nil"/>
            </w:tcBorders>
            <w:shd w:val="clear" w:color="auto" w:fill="auto"/>
            <w:noWrap/>
            <w:vAlign w:val="bottom"/>
            <w:hideMark/>
          </w:tcPr>
          <w:p w14:paraId="08CB2A09" w14:textId="77777777" w:rsidR="00821C87" w:rsidRPr="000174FB" w:rsidRDefault="00821C87" w:rsidP="00B0441B">
            <w:pPr>
              <w:spacing w:line="276" w:lineRule="auto"/>
              <w:jc w:val="center"/>
              <w:rPr>
                <w:color w:val="000000"/>
              </w:rPr>
            </w:pPr>
            <w:r w:rsidRPr="000174FB">
              <w:rPr>
                <w:color w:val="000000"/>
              </w:rPr>
              <w:t>41</w:t>
            </w:r>
          </w:p>
        </w:tc>
      </w:tr>
      <w:tr w:rsidR="00821C87" w:rsidRPr="000174FB" w14:paraId="6DEBBECD" w14:textId="77777777" w:rsidTr="00B0441B">
        <w:trPr>
          <w:trHeight w:val="320"/>
        </w:trPr>
        <w:tc>
          <w:tcPr>
            <w:tcW w:w="2296" w:type="dxa"/>
            <w:tcBorders>
              <w:top w:val="nil"/>
              <w:left w:val="nil"/>
              <w:bottom w:val="nil"/>
              <w:right w:val="nil"/>
            </w:tcBorders>
            <w:shd w:val="clear" w:color="auto" w:fill="auto"/>
            <w:noWrap/>
            <w:vAlign w:val="bottom"/>
            <w:hideMark/>
          </w:tcPr>
          <w:p w14:paraId="41DF380F" w14:textId="77777777" w:rsidR="00821C87" w:rsidRDefault="00821C87" w:rsidP="00B0441B">
            <w:pPr>
              <w:jc w:val="center"/>
              <w:rPr>
                <w:color w:val="000000"/>
              </w:rPr>
            </w:pPr>
          </w:p>
          <w:p w14:paraId="2B765F4F" w14:textId="77777777" w:rsidR="00821C87" w:rsidRPr="000174FB" w:rsidRDefault="00821C87" w:rsidP="00B0441B">
            <w:pPr>
              <w:jc w:val="center"/>
              <w:rPr>
                <w:color w:val="000000"/>
              </w:rPr>
            </w:pPr>
          </w:p>
        </w:tc>
        <w:tc>
          <w:tcPr>
            <w:tcW w:w="1420" w:type="dxa"/>
            <w:tcBorders>
              <w:top w:val="nil"/>
              <w:left w:val="nil"/>
              <w:bottom w:val="nil"/>
              <w:right w:val="nil"/>
            </w:tcBorders>
            <w:shd w:val="clear" w:color="auto" w:fill="auto"/>
            <w:noWrap/>
            <w:vAlign w:val="bottom"/>
            <w:hideMark/>
          </w:tcPr>
          <w:p w14:paraId="77331497" w14:textId="77777777" w:rsidR="00821C87" w:rsidRPr="000174FB" w:rsidRDefault="00821C87" w:rsidP="00B0441B">
            <w:pPr>
              <w:jc w:val="center"/>
              <w:rPr>
                <w:sz w:val="20"/>
                <w:szCs w:val="20"/>
              </w:rPr>
            </w:pPr>
          </w:p>
        </w:tc>
        <w:tc>
          <w:tcPr>
            <w:tcW w:w="1540" w:type="dxa"/>
            <w:tcBorders>
              <w:top w:val="nil"/>
              <w:left w:val="nil"/>
              <w:bottom w:val="nil"/>
              <w:right w:val="nil"/>
            </w:tcBorders>
            <w:shd w:val="clear" w:color="auto" w:fill="auto"/>
            <w:noWrap/>
            <w:vAlign w:val="bottom"/>
            <w:hideMark/>
          </w:tcPr>
          <w:p w14:paraId="7DA9DC36" w14:textId="77777777" w:rsidR="00821C87" w:rsidRPr="000174FB" w:rsidRDefault="00821C87" w:rsidP="00B0441B">
            <w:pPr>
              <w:jc w:val="center"/>
              <w:rPr>
                <w:sz w:val="20"/>
                <w:szCs w:val="20"/>
              </w:rPr>
            </w:pPr>
          </w:p>
        </w:tc>
        <w:tc>
          <w:tcPr>
            <w:tcW w:w="1620" w:type="dxa"/>
            <w:tcBorders>
              <w:top w:val="nil"/>
              <w:left w:val="nil"/>
              <w:bottom w:val="nil"/>
              <w:right w:val="nil"/>
            </w:tcBorders>
            <w:shd w:val="clear" w:color="auto" w:fill="auto"/>
            <w:noWrap/>
            <w:vAlign w:val="bottom"/>
            <w:hideMark/>
          </w:tcPr>
          <w:p w14:paraId="78721174" w14:textId="77777777" w:rsidR="00821C87" w:rsidRPr="000174FB" w:rsidRDefault="00821C87" w:rsidP="00B0441B">
            <w:pPr>
              <w:jc w:val="center"/>
              <w:rPr>
                <w:sz w:val="20"/>
                <w:szCs w:val="20"/>
              </w:rPr>
            </w:pPr>
          </w:p>
        </w:tc>
        <w:tc>
          <w:tcPr>
            <w:tcW w:w="1520" w:type="dxa"/>
            <w:tcBorders>
              <w:top w:val="nil"/>
              <w:left w:val="nil"/>
              <w:bottom w:val="nil"/>
              <w:right w:val="nil"/>
            </w:tcBorders>
            <w:shd w:val="clear" w:color="auto" w:fill="auto"/>
            <w:noWrap/>
            <w:vAlign w:val="bottom"/>
            <w:hideMark/>
          </w:tcPr>
          <w:p w14:paraId="4B148980" w14:textId="77777777" w:rsidR="00821C87" w:rsidRPr="000174FB" w:rsidRDefault="00821C87" w:rsidP="00B0441B">
            <w:pPr>
              <w:jc w:val="center"/>
              <w:rPr>
                <w:sz w:val="20"/>
                <w:szCs w:val="20"/>
              </w:rPr>
            </w:pPr>
          </w:p>
        </w:tc>
      </w:tr>
    </w:tbl>
    <w:p w14:paraId="0803AD5F" w14:textId="77777777" w:rsidR="00821C87" w:rsidRDefault="00821C87"/>
    <w:p w14:paraId="101EC266" w14:textId="77777777" w:rsidR="00D6467C" w:rsidRDefault="00D6467C"/>
    <w:p w14:paraId="07146EF7" w14:textId="77777777" w:rsidR="00C604BC" w:rsidRDefault="00C604BC"/>
    <w:p w14:paraId="35F1BE24" w14:textId="77777777" w:rsidR="00C604BC" w:rsidRDefault="00C604BC"/>
    <w:p w14:paraId="16183EB3" w14:textId="77777777" w:rsidR="00C604BC" w:rsidRDefault="00C604BC"/>
    <w:p w14:paraId="3B2A27C7" w14:textId="3CF9D01F" w:rsidR="00C604BC" w:rsidRDefault="00C604BC">
      <w:pPr>
        <w:rPr>
          <w:ins w:id="8" w:author="Quinn Moon" w:date="2023-03-28T09:51:00Z"/>
        </w:rPr>
      </w:pPr>
    </w:p>
    <w:p w14:paraId="56B20C07" w14:textId="07844F6C" w:rsidR="00202B33" w:rsidRDefault="00202B33">
      <w:pPr>
        <w:rPr>
          <w:ins w:id="9" w:author="Quinn Moon" w:date="2023-03-28T09:51:00Z"/>
        </w:rPr>
      </w:pPr>
    </w:p>
    <w:p w14:paraId="79E7A4C4" w14:textId="46A8FECB" w:rsidR="00202B33" w:rsidRDefault="00202B33">
      <w:pPr>
        <w:rPr>
          <w:ins w:id="10" w:author="Quinn Moon" w:date="2023-03-28T09:51:00Z"/>
        </w:rPr>
      </w:pPr>
    </w:p>
    <w:p w14:paraId="5C439ADE" w14:textId="289930C9" w:rsidR="00202B33" w:rsidRDefault="00202B33">
      <w:pPr>
        <w:rPr>
          <w:ins w:id="11" w:author="Quinn Moon" w:date="2023-03-28T09:51:00Z"/>
        </w:rPr>
      </w:pPr>
    </w:p>
    <w:p w14:paraId="17F14558" w14:textId="1DFE0EE6" w:rsidR="00202B33" w:rsidRDefault="00202B33">
      <w:pPr>
        <w:rPr>
          <w:ins w:id="12" w:author="Quinn Moon" w:date="2023-03-28T09:51:00Z"/>
        </w:rPr>
      </w:pPr>
    </w:p>
    <w:p w14:paraId="368E3D6F" w14:textId="09D7A7CA" w:rsidR="00202B33" w:rsidRDefault="00202B33">
      <w:pPr>
        <w:rPr>
          <w:ins w:id="13" w:author="Quinn Moon" w:date="2023-03-28T09:51:00Z"/>
        </w:rPr>
      </w:pPr>
    </w:p>
    <w:p w14:paraId="314CA968" w14:textId="650BB706" w:rsidR="00202B33" w:rsidRDefault="00202B33">
      <w:pPr>
        <w:rPr>
          <w:ins w:id="14" w:author="Quinn Moon" w:date="2023-03-28T09:51:00Z"/>
        </w:rPr>
      </w:pPr>
    </w:p>
    <w:p w14:paraId="0D793C85" w14:textId="7F137DE6" w:rsidR="00202B33" w:rsidRDefault="00202B33">
      <w:pPr>
        <w:rPr>
          <w:ins w:id="15" w:author="Quinn Moon" w:date="2023-03-28T09:51:00Z"/>
        </w:rPr>
      </w:pPr>
    </w:p>
    <w:p w14:paraId="29D1DA9D" w14:textId="72BC8ED3" w:rsidR="00202B33" w:rsidRDefault="00202B33">
      <w:pPr>
        <w:rPr>
          <w:ins w:id="16" w:author="Quinn Moon" w:date="2023-03-28T09:51:00Z"/>
        </w:rPr>
      </w:pPr>
    </w:p>
    <w:p w14:paraId="46C03408" w14:textId="5698E8A7" w:rsidR="00202B33" w:rsidRDefault="00202B33">
      <w:pPr>
        <w:rPr>
          <w:ins w:id="17" w:author="Quinn Moon" w:date="2023-03-28T09:51:00Z"/>
        </w:rPr>
      </w:pPr>
    </w:p>
    <w:p w14:paraId="43222F07" w14:textId="1172E9A6" w:rsidR="00202B33" w:rsidRDefault="00202B33">
      <w:pPr>
        <w:rPr>
          <w:ins w:id="18" w:author="Quinn Moon" w:date="2023-03-28T09:51:00Z"/>
        </w:rPr>
      </w:pPr>
    </w:p>
    <w:p w14:paraId="007A5170" w14:textId="6F92D7C7" w:rsidR="00202B33" w:rsidRDefault="00202B33">
      <w:pPr>
        <w:rPr>
          <w:ins w:id="19" w:author="Quinn Moon" w:date="2023-03-28T09:51:00Z"/>
        </w:rPr>
      </w:pPr>
    </w:p>
    <w:p w14:paraId="6F6CDFEF" w14:textId="3ED7B5C2" w:rsidR="00202B33" w:rsidRDefault="00202B33">
      <w:pPr>
        <w:rPr>
          <w:ins w:id="20" w:author="Quinn Moon" w:date="2023-03-28T09:51:00Z"/>
        </w:rPr>
      </w:pPr>
    </w:p>
    <w:p w14:paraId="74649689" w14:textId="51EFF569" w:rsidR="00202B33" w:rsidRDefault="00202B33">
      <w:pPr>
        <w:rPr>
          <w:ins w:id="21" w:author="Quinn Moon" w:date="2023-03-28T09:51:00Z"/>
        </w:rPr>
      </w:pPr>
    </w:p>
    <w:p w14:paraId="7DA6AFDB" w14:textId="7EB56847" w:rsidR="00202B33" w:rsidRDefault="00202B33">
      <w:pPr>
        <w:rPr>
          <w:ins w:id="22" w:author="Quinn Moon" w:date="2023-03-28T09:51:00Z"/>
        </w:rPr>
      </w:pPr>
    </w:p>
    <w:p w14:paraId="106E7896" w14:textId="7914D1A7" w:rsidR="00202B33" w:rsidRDefault="00202B33">
      <w:pPr>
        <w:rPr>
          <w:ins w:id="23" w:author="Quinn Moon" w:date="2023-03-28T09:51:00Z"/>
        </w:rPr>
      </w:pPr>
    </w:p>
    <w:p w14:paraId="2EBBF898" w14:textId="7C3C9BAF" w:rsidR="00202B33" w:rsidRDefault="00202B33">
      <w:pPr>
        <w:rPr>
          <w:ins w:id="24" w:author="Quinn Moon" w:date="2023-03-28T09:51:00Z"/>
        </w:rPr>
      </w:pPr>
    </w:p>
    <w:p w14:paraId="3C2D78D1" w14:textId="3780C7A9" w:rsidR="00202B33" w:rsidRDefault="00202B33">
      <w:pPr>
        <w:rPr>
          <w:ins w:id="25" w:author="Quinn Moon" w:date="2023-03-28T09:51:00Z"/>
        </w:rPr>
      </w:pPr>
    </w:p>
    <w:p w14:paraId="62788126" w14:textId="43FF7814" w:rsidR="00202B33" w:rsidRDefault="00202B33">
      <w:pPr>
        <w:rPr>
          <w:ins w:id="26" w:author="Quinn Moon" w:date="2023-03-28T09:51:00Z"/>
        </w:rPr>
      </w:pPr>
    </w:p>
    <w:p w14:paraId="3AAE78F9" w14:textId="5263BCE7" w:rsidR="00202B33" w:rsidRDefault="00202B33">
      <w:pPr>
        <w:rPr>
          <w:ins w:id="27" w:author="Quinn Moon" w:date="2023-03-28T09:51:00Z"/>
        </w:rPr>
      </w:pPr>
    </w:p>
    <w:p w14:paraId="5752B897" w14:textId="1B806E6C" w:rsidR="00202B33" w:rsidRDefault="00202B33">
      <w:pPr>
        <w:rPr>
          <w:ins w:id="28" w:author="Quinn Moon" w:date="2023-03-28T09:51:00Z"/>
        </w:rPr>
      </w:pPr>
    </w:p>
    <w:p w14:paraId="2918D87D" w14:textId="3935F02E" w:rsidR="00202B33" w:rsidRDefault="00202B33">
      <w:pPr>
        <w:rPr>
          <w:ins w:id="29" w:author="Quinn Moon" w:date="2023-03-28T09:51:00Z"/>
        </w:rPr>
      </w:pPr>
    </w:p>
    <w:p w14:paraId="654BD419" w14:textId="2914B68C" w:rsidR="00202B33" w:rsidRDefault="00202B33">
      <w:pPr>
        <w:rPr>
          <w:ins w:id="30" w:author="Quinn Moon" w:date="2023-03-28T09:51:00Z"/>
        </w:rPr>
      </w:pPr>
    </w:p>
    <w:p w14:paraId="1AABEF2E" w14:textId="510374C7" w:rsidR="00202B33" w:rsidRDefault="00202B33">
      <w:pPr>
        <w:rPr>
          <w:ins w:id="31" w:author="Quinn Moon" w:date="2023-03-28T09:51:00Z"/>
        </w:rPr>
      </w:pPr>
    </w:p>
    <w:p w14:paraId="0CA3D18F" w14:textId="03AB1792" w:rsidR="00202B33" w:rsidRDefault="00202B33">
      <w:pPr>
        <w:rPr>
          <w:ins w:id="32" w:author="Quinn Moon" w:date="2023-03-28T09:51:00Z"/>
        </w:rPr>
      </w:pPr>
    </w:p>
    <w:p w14:paraId="55B3ED7E" w14:textId="72AAD01D" w:rsidR="00202B33" w:rsidRDefault="00202B33">
      <w:pPr>
        <w:rPr>
          <w:ins w:id="33" w:author="Quinn Moon" w:date="2023-03-28T09:51:00Z"/>
        </w:rPr>
      </w:pPr>
    </w:p>
    <w:p w14:paraId="1DFEE478" w14:textId="568F93DA" w:rsidR="00202B33" w:rsidRDefault="00202B33">
      <w:pPr>
        <w:rPr>
          <w:ins w:id="34" w:author="Quinn Moon" w:date="2023-03-28T09:51:00Z"/>
        </w:rPr>
      </w:pPr>
    </w:p>
    <w:p w14:paraId="5D27FE3E" w14:textId="62516783" w:rsidR="00202B33" w:rsidRDefault="00202B33">
      <w:pPr>
        <w:rPr>
          <w:ins w:id="35" w:author="Quinn Moon" w:date="2023-03-28T09:51:00Z"/>
        </w:rPr>
      </w:pPr>
    </w:p>
    <w:p w14:paraId="67FD085F" w14:textId="7137010C" w:rsidR="00202B33" w:rsidRDefault="00202B33">
      <w:pPr>
        <w:rPr>
          <w:ins w:id="36" w:author="Quinn Moon" w:date="2023-03-28T09:51:00Z"/>
        </w:rPr>
      </w:pPr>
    </w:p>
    <w:p w14:paraId="66300FB6" w14:textId="5CD797C0" w:rsidR="00202B33" w:rsidRDefault="00202B33">
      <w:pPr>
        <w:rPr>
          <w:ins w:id="37" w:author="Quinn Moon" w:date="2023-03-28T09:51:00Z"/>
        </w:rPr>
      </w:pPr>
    </w:p>
    <w:p w14:paraId="55E58A66" w14:textId="588FA691" w:rsidR="00202B33" w:rsidRDefault="00202B33">
      <w:pPr>
        <w:rPr>
          <w:ins w:id="38" w:author="Quinn Moon" w:date="2023-03-28T10:06:00Z"/>
        </w:rPr>
      </w:pPr>
    </w:p>
    <w:p w14:paraId="19F5E703" w14:textId="09AC2BDE" w:rsidR="00EC76BF" w:rsidRDefault="00EC76BF">
      <w:pPr>
        <w:rPr>
          <w:ins w:id="39" w:author="Quinn Moon" w:date="2023-03-28T10:06:00Z"/>
        </w:rPr>
      </w:pPr>
    </w:p>
    <w:p w14:paraId="2D1BABF5" w14:textId="34527068" w:rsidR="00EC76BF" w:rsidRDefault="00EC76BF">
      <w:pPr>
        <w:rPr>
          <w:ins w:id="40" w:author="Quinn Moon" w:date="2023-03-28T10:06:00Z"/>
        </w:rPr>
      </w:pPr>
      <w:ins w:id="41" w:author="Quinn Moon" w:date="2023-03-28T10:06:00Z">
        <w:r>
          <w:lastRenderedPageBreak/>
          <w:t>‘</w:t>
        </w:r>
      </w:ins>
    </w:p>
    <w:p w14:paraId="7A712B5B" w14:textId="77777777" w:rsidR="0086074D" w:rsidRDefault="0086074D"/>
    <w:p w14:paraId="62994BED" w14:textId="77777777" w:rsidR="00D6467C" w:rsidRDefault="00D6467C" w:rsidP="00D6467C">
      <w:pPr>
        <w:spacing w:line="480" w:lineRule="auto"/>
        <w:jc w:val="center"/>
        <w:rPr>
          <w:sz w:val="30"/>
          <w:szCs w:val="30"/>
        </w:rPr>
      </w:pPr>
      <w:r>
        <w:rPr>
          <w:sz w:val="30"/>
          <w:szCs w:val="30"/>
        </w:rPr>
        <w:t>REFERENCES</w:t>
      </w:r>
    </w:p>
    <w:p w14:paraId="4AD765B3" w14:textId="77777777" w:rsidR="00BA4C6D" w:rsidRDefault="00BA4C6D" w:rsidP="00BA4C6D">
      <w:pPr>
        <w:pStyle w:val="NormalWeb"/>
        <w:spacing w:before="0" w:beforeAutospacing="0" w:after="0" w:afterAutospacing="0" w:line="480" w:lineRule="auto"/>
      </w:pPr>
      <w:r>
        <w:rPr>
          <w:color w:val="000000"/>
          <w:shd w:val="clear" w:color="auto" w:fill="FFFFFF"/>
        </w:rPr>
        <w:t xml:space="preserve">Andrews, S. (2010). </w:t>
      </w:r>
      <w:proofErr w:type="spellStart"/>
      <w:r>
        <w:rPr>
          <w:color w:val="000000"/>
          <w:shd w:val="clear" w:color="auto" w:fill="FFFFFF"/>
        </w:rPr>
        <w:t>FastQC</w:t>
      </w:r>
      <w:proofErr w:type="spellEnd"/>
      <w:r>
        <w:rPr>
          <w:color w:val="000000"/>
          <w:shd w:val="clear" w:color="auto" w:fill="FFFFFF"/>
        </w:rPr>
        <w:t>: A Quality Control Tool for High Throughput Sequence Data</w:t>
      </w:r>
    </w:p>
    <w:p w14:paraId="44656D14"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[Online]. Available online at: </w:t>
      </w:r>
      <w:proofErr w:type="gramStart"/>
      <w:r>
        <w:rPr>
          <w:color w:val="000000"/>
          <w:shd w:val="clear" w:color="auto" w:fill="FFFFFF"/>
        </w:rPr>
        <w:t>https:www.bioinformatics.babraham.ac.uk/projects/fastqc/</w:t>
      </w:r>
      <w:proofErr w:type="gramEnd"/>
    </w:p>
    <w:p w14:paraId="02166512" w14:textId="0B0D911E" w:rsidR="00BA4C6D" w:rsidRDefault="00BA4C6D" w:rsidP="00BA4C6D">
      <w:pPr>
        <w:pStyle w:val="NormalWeb"/>
        <w:spacing w:before="0" w:beforeAutospacing="0" w:after="0" w:afterAutospacing="0" w:line="480" w:lineRule="auto"/>
      </w:pPr>
      <w:proofErr w:type="spellStart"/>
      <w:r>
        <w:rPr>
          <w:color w:val="000000"/>
          <w:shd w:val="clear" w:color="auto" w:fill="FFFFFF"/>
        </w:rPr>
        <w:t>Balmori</w:t>
      </w:r>
      <w:proofErr w:type="spellEnd"/>
      <w:r>
        <w:rPr>
          <w:color w:val="000000"/>
          <w:shd w:val="clear" w:color="auto" w:fill="FFFFFF"/>
        </w:rPr>
        <w:t xml:space="preserve">-de la Puente A, Ventura J, </w:t>
      </w:r>
      <w:proofErr w:type="spellStart"/>
      <w:r>
        <w:rPr>
          <w:color w:val="000000"/>
          <w:shd w:val="clear" w:color="auto" w:fill="FFFFFF"/>
        </w:rPr>
        <w:t>Miñarro</w:t>
      </w:r>
      <w:proofErr w:type="spellEnd"/>
      <w:r>
        <w:rPr>
          <w:color w:val="000000"/>
          <w:shd w:val="clear" w:color="auto" w:fill="FFFFFF"/>
        </w:rPr>
        <w:t xml:space="preserve"> M, </w:t>
      </w:r>
      <w:proofErr w:type="spellStart"/>
      <w:r>
        <w:rPr>
          <w:color w:val="000000"/>
          <w:shd w:val="clear" w:color="auto" w:fill="FFFFFF"/>
        </w:rPr>
        <w:t>Somoano</w:t>
      </w:r>
      <w:proofErr w:type="spellEnd"/>
      <w:r>
        <w:rPr>
          <w:color w:val="000000"/>
          <w:shd w:val="clear" w:color="auto" w:fill="FFFFFF"/>
        </w:rPr>
        <w:t xml:space="preserve"> A, Hey J, </w:t>
      </w:r>
      <w:proofErr w:type="spellStart"/>
      <w:r>
        <w:rPr>
          <w:color w:val="000000"/>
          <w:shd w:val="clear" w:color="auto" w:fill="FFFFFF"/>
        </w:rPr>
        <w:t>Castresana</w:t>
      </w:r>
      <w:proofErr w:type="spellEnd"/>
      <w:r>
        <w:rPr>
          <w:color w:val="000000"/>
          <w:shd w:val="clear" w:color="auto" w:fill="FFFFFF"/>
        </w:rPr>
        <w:t xml:space="preserve"> J. (2022)</w:t>
      </w:r>
      <w:ins w:id="42" w:author="Quinn Moon" w:date="2023-03-28T15:22:00Z">
        <w:r>
          <w:rPr>
            <w:color w:val="000000"/>
            <w:shd w:val="clear" w:color="auto" w:fill="FFFFFF"/>
          </w:rPr>
          <w:t>.</w:t>
        </w:r>
      </w:ins>
    </w:p>
    <w:p w14:paraId="30301DFC"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Divergence time estimation using </w:t>
      </w:r>
      <w:proofErr w:type="spellStart"/>
      <w:r>
        <w:rPr>
          <w:color w:val="000000"/>
          <w:shd w:val="clear" w:color="auto" w:fill="FFFFFF"/>
        </w:rPr>
        <w:t>ddRAD</w:t>
      </w:r>
      <w:proofErr w:type="spellEnd"/>
      <w:r>
        <w:rPr>
          <w:color w:val="000000"/>
          <w:shd w:val="clear" w:color="auto" w:fill="FFFFFF"/>
        </w:rPr>
        <w:t xml:space="preserve"> data and an isolation-with-migration model</w:t>
      </w:r>
    </w:p>
    <w:p w14:paraId="40FB1A1A"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applied to water vole populations of Arvicola. </w:t>
      </w:r>
      <w:r>
        <w:rPr>
          <w:i/>
          <w:iCs/>
          <w:color w:val="000000"/>
          <w:shd w:val="clear" w:color="auto" w:fill="FFFFFF"/>
        </w:rPr>
        <w:t>Sci Rep</w:t>
      </w:r>
      <w:r>
        <w:rPr>
          <w:color w:val="000000"/>
          <w:shd w:val="clear" w:color="auto" w:fill="FFFFFF"/>
        </w:rPr>
        <w:t>. Mar 8;12(1):4065. Doi:</w:t>
      </w:r>
    </w:p>
    <w:p w14:paraId="7C2521D9"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10.1038/s41598-022-07877-y. PMID: 35260719; PMCID: PMC8904462.</w:t>
      </w:r>
    </w:p>
    <w:p w14:paraId="25FE71B0" w14:textId="77777777" w:rsidR="00BA4C6D" w:rsidRDefault="00BA4C6D" w:rsidP="00BA4C6D">
      <w:pPr>
        <w:pStyle w:val="NormalWeb"/>
        <w:spacing w:before="0" w:beforeAutospacing="0" w:after="0" w:afterAutospacing="0" w:line="480" w:lineRule="auto"/>
        <w:rPr>
          <w:color w:val="000000"/>
        </w:rPr>
      </w:pPr>
      <w:r>
        <w:rPr>
          <w:color w:val="000000"/>
        </w:rPr>
        <w:t xml:space="preserve">Barley, A. J., Nieto-Montes de Oca, A., Reeder, T. W., </w:t>
      </w:r>
      <w:proofErr w:type="spellStart"/>
      <w:r>
        <w:rPr>
          <w:color w:val="000000"/>
        </w:rPr>
        <w:t>Manríquez-Morán</w:t>
      </w:r>
      <w:proofErr w:type="spellEnd"/>
      <w:r>
        <w:rPr>
          <w:color w:val="000000"/>
        </w:rPr>
        <w:t>, N. L., Arenas</w:t>
      </w:r>
    </w:p>
    <w:p w14:paraId="3A38EEB7" w14:textId="29C5FFB1" w:rsidR="00BA4C6D" w:rsidRDefault="00BA4C6D" w:rsidP="00BA4C6D">
      <w:pPr>
        <w:pStyle w:val="NormalWeb"/>
        <w:spacing w:before="0" w:beforeAutospacing="0" w:after="0" w:afterAutospacing="0" w:line="480" w:lineRule="auto"/>
      </w:pPr>
      <w:r>
        <w:rPr>
          <w:color w:val="000000"/>
        </w:rPr>
        <w:tab/>
        <w:t>Monroy,</w:t>
      </w:r>
      <w:ins w:id="43" w:author="Quinn Moon" w:date="2023-03-28T15:21:00Z">
        <w:r>
          <w:rPr>
            <w:color w:val="000000"/>
          </w:rPr>
          <w:t xml:space="preserve"> </w:t>
        </w:r>
      </w:ins>
      <w:r>
        <w:rPr>
          <w:color w:val="000000"/>
        </w:rPr>
        <w:t>J. C., Hernández-Gallegos, O., &amp; Thomson, R. C. (2019). Complex patterns of</w:t>
      </w:r>
    </w:p>
    <w:p w14:paraId="352AB042" w14:textId="77777777" w:rsidR="00BA4C6D" w:rsidRDefault="00BA4C6D" w:rsidP="00BA4C6D">
      <w:pPr>
        <w:pStyle w:val="NormalWeb"/>
        <w:spacing w:before="0" w:beforeAutospacing="0" w:after="0" w:afterAutospacing="0" w:line="480" w:lineRule="auto"/>
        <w:ind w:firstLine="720"/>
      </w:pPr>
      <w:r>
        <w:rPr>
          <w:color w:val="000000"/>
        </w:rPr>
        <w:t>hybridization and introgression across evolutionary timescales in Mexican whiptail</w:t>
      </w:r>
    </w:p>
    <w:p w14:paraId="41B89C48" w14:textId="77777777" w:rsidR="00BA4C6D" w:rsidRDefault="00BA4C6D" w:rsidP="00BA4C6D">
      <w:pPr>
        <w:pStyle w:val="NormalWeb"/>
        <w:spacing w:before="0" w:beforeAutospacing="0" w:after="0" w:afterAutospacing="0" w:line="480" w:lineRule="auto"/>
        <w:ind w:firstLine="720"/>
      </w:pPr>
      <w:r>
        <w:rPr>
          <w:color w:val="000000"/>
        </w:rPr>
        <w:t>lizards (</w:t>
      </w:r>
      <w:proofErr w:type="spellStart"/>
      <w:r>
        <w:rPr>
          <w:color w:val="000000"/>
        </w:rPr>
        <w:t>Aspidoscelis</w:t>
      </w:r>
      <w:proofErr w:type="spellEnd"/>
      <w:r>
        <w:rPr>
          <w:color w:val="000000"/>
        </w:rPr>
        <w:t xml:space="preserve">). </w:t>
      </w:r>
      <w:r>
        <w:rPr>
          <w:i/>
          <w:iCs/>
          <w:color w:val="000000"/>
        </w:rPr>
        <w:t>Molecular Phylogenetics and Evolution</w:t>
      </w:r>
      <w:r>
        <w:rPr>
          <w:color w:val="000000"/>
        </w:rPr>
        <w:t xml:space="preserve">, </w:t>
      </w:r>
      <w:r>
        <w:rPr>
          <w:i/>
          <w:iCs/>
          <w:color w:val="000000"/>
        </w:rPr>
        <w:t>132</w:t>
      </w:r>
      <w:r>
        <w:rPr>
          <w:color w:val="000000"/>
        </w:rPr>
        <w:t>, 284–295.</w:t>
      </w:r>
    </w:p>
    <w:p w14:paraId="62505ADC" w14:textId="77777777" w:rsidR="00BA4C6D" w:rsidRDefault="00BA4C6D" w:rsidP="00BA4C6D">
      <w:pPr>
        <w:pStyle w:val="NormalWeb"/>
        <w:spacing w:before="0" w:beforeAutospacing="0" w:after="0" w:afterAutospacing="0" w:line="480" w:lineRule="auto"/>
        <w:ind w:firstLine="720"/>
      </w:pPr>
      <w:r>
        <w:rPr>
          <w:color w:val="000000"/>
        </w:rPr>
        <w:t>https://doi.org/10.1016/j.ympev.2018.12.016</w:t>
      </w:r>
    </w:p>
    <w:p w14:paraId="3FBA888F" w14:textId="77777777" w:rsidR="00BA4C6D" w:rsidRDefault="00BA4C6D" w:rsidP="00BA4C6D">
      <w:pPr>
        <w:pStyle w:val="NormalWeb"/>
        <w:spacing w:before="0" w:beforeAutospacing="0" w:after="0" w:afterAutospacing="0" w:line="480" w:lineRule="auto"/>
      </w:pPr>
      <w:r>
        <w:rPr>
          <w:color w:val="000000"/>
          <w:shd w:val="clear" w:color="auto" w:fill="FFFFFF"/>
        </w:rPr>
        <w:t>Bomford, M., Kraus, F., Barry, S. C., &amp; Lawrence, E. (2009). Predicting establishment</w:t>
      </w:r>
    </w:p>
    <w:p w14:paraId="7215993B"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success for alien reptiles and amphibians: a role for climate matching. </w:t>
      </w:r>
      <w:r>
        <w:rPr>
          <w:i/>
          <w:iCs/>
          <w:color w:val="000000"/>
          <w:shd w:val="clear" w:color="auto" w:fill="FFFFFF"/>
        </w:rPr>
        <w:t>Biological</w:t>
      </w:r>
    </w:p>
    <w:p w14:paraId="41A470FB" w14:textId="77777777" w:rsidR="00BA4C6D" w:rsidRDefault="00BA4C6D" w:rsidP="00BA4C6D">
      <w:pPr>
        <w:pStyle w:val="NormalWeb"/>
        <w:spacing w:before="0" w:beforeAutospacing="0" w:after="0" w:afterAutospacing="0" w:line="480" w:lineRule="auto"/>
        <w:ind w:firstLine="720"/>
      </w:pPr>
      <w:r>
        <w:rPr>
          <w:i/>
          <w:iCs/>
          <w:color w:val="000000"/>
          <w:shd w:val="clear" w:color="auto" w:fill="FFFFFF"/>
        </w:rPr>
        <w:t>Invasions</w:t>
      </w:r>
      <w:r>
        <w:rPr>
          <w:color w:val="000000"/>
          <w:shd w:val="clear" w:color="auto" w:fill="FFFFFF"/>
        </w:rPr>
        <w:t xml:space="preserve">, </w:t>
      </w:r>
      <w:r>
        <w:rPr>
          <w:i/>
          <w:iCs/>
          <w:color w:val="000000"/>
          <w:shd w:val="clear" w:color="auto" w:fill="FFFFFF"/>
        </w:rPr>
        <w:t>11</w:t>
      </w:r>
      <w:r>
        <w:rPr>
          <w:color w:val="000000"/>
          <w:shd w:val="clear" w:color="auto" w:fill="FFFFFF"/>
        </w:rPr>
        <w:t xml:space="preserve">(3), 713–724. </w:t>
      </w:r>
      <w:hyperlink r:id="rId19" w:history="1">
        <w:r>
          <w:rPr>
            <w:rStyle w:val="Hyperlink"/>
            <w:color w:val="000000"/>
            <w:shd w:val="clear" w:color="auto" w:fill="FFFFFF"/>
          </w:rPr>
          <w:t>https://doi.org/10.1007/s10530-008-9285-3</w:t>
        </w:r>
      </w:hyperlink>
    </w:p>
    <w:p w14:paraId="5C8F3376" w14:textId="77777777" w:rsidR="00BA4C6D" w:rsidRDefault="00BA4C6D" w:rsidP="00BA4C6D">
      <w:pPr>
        <w:pStyle w:val="NormalWeb"/>
        <w:spacing w:before="0" w:beforeAutospacing="0" w:after="0" w:afterAutospacing="0" w:line="480" w:lineRule="auto"/>
      </w:pPr>
      <w:r>
        <w:rPr>
          <w:color w:val="000000"/>
        </w:rPr>
        <w:t xml:space="preserve">Carlson, T. &amp; Szuch, T. (2005). Geographic Distribution of </w:t>
      </w:r>
      <w:r>
        <w:rPr>
          <w:i/>
          <w:iCs/>
          <w:color w:val="000000"/>
        </w:rPr>
        <w:t xml:space="preserve">Desmognathus fuscus </w:t>
      </w:r>
      <w:proofErr w:type="spellStart"/>
      <w:r>
        <w:rPr>
          <w:i/>
          <w:iCs/>
          <w:color w:val="000000"/>
        </w:rPr>
        <w:t>fuscus</w:t>
      </w:r>
      <w:proofErr w:type="spellEnd"/>
      <w:r>
        <w:rPr>
          <w:color w:val="000000"/>
        </w:rPr>
        <w:t>.</w:t>
      </w:r>
    </w:p>
    <w:p w14:paraId="7CB60D61" w14:textId="77777777" w:rsidR="00BA4C6D" w:rsidRDefault="00BA4C6D" w:rsidP="00BA4C6D">
      <w:pPr>
        <w:pStyle w:val="NormalWeb"/>
        <w:spacing w:before="0" w:beforeAutospacing="0" w:after="0" w:afterAutospacing="0" w:line="480" w:lineRule="auto"/>
        <w:ind w:firstLine="720"/>
      </w:pPr>
      <w:r>
        <w:rPr>
          <w:color w:val="000000"/>
        </w:rPr>
        <w:t>Herpetological Review, 36(4):461. </w:t>
      </w:r>
    </w:p>
    <w:p w14:paraId="6F2C486F" w14:textId="77777777" w:rsidR="00BA4C6D" w:rsidRDefault="00BA4C6D" w:rsidP="00BA4C6D">
      <w:pPr>
        <w:pStyle w:val="NormalWeb"/>
        <w:spacing w:before="0" w:beforeAutospacing="0" w:after="0" w:afterAutospacing="0" w:line="480" w:lineRule="auto"/>
      </w:pPr>
      <w:r>
        <w:rPr>
          <w:color w:val="000000"/>
          <w:shd w:val="clear" w:color="auto" w:fill="FFFFFF"/>
        </w:rPr>
        <w:t>Cole, N. C., Jones, C. G., &amp; Harris, S. (2005). The need for enemy-free space: The</w:t>
      </w:r>
    </w:p>
    <w:p w14:paraId="10E3B074"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impact of an invasive gecko on island endemics. </w:t>
      </w:r>
      <w:r>
        <w:rPr>
          <w:i/>
          <w:iCs/>
          <w:color w:val="000000"/>
          <w:shd w:val="clear" w:color="auto" w:fill="FFFFFF"/>
        </w:rPr>
        <w:t>Biological Conservation</w:t>
      </w:r>
      <w:r>
        <w:rPr>
          <w:color w:val="000000"/>
          <w:shd w:val="clear" w:color="auto" w:fill="FFFFFF"/>
        </w:rPr>
        <w:t xml:space="preserve">, </w:t>
      </w:r>
      <w:r>
        <w:rPr>
          <w:i/>
          <w:iCs/>
          <w:color w:val="000000"/>
          <w:shd w:val="clear" w:color="auto" w:fill="FFFFFF"/>
        </w:rPr>
        <w:t>125</w:t>
      </w:r>
      <w:r>
        <w:rPr>
          <w:color w:val="000000"/>
          <w:shd w:val="clear" w:color="auto" w:fill="FFFFFF"/>
        </w:rPr>
        <w:t>(4),</w:t>
      </w:r>
    </w:p>
    <w:p w14:paraId="09F51BCC"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467–474. https://doi.org/10.1016/j.biocon.2005.04.017</w:t>
      </w:r>
    </w:p>
    <w:p w14:paraId="1B3829CB" w14:textId="77777777" w:rsidR="00BA4C6D" w:rsidRDefault="00BA4C6D" w:rsidP="00BA4C6D">
      <w:pPr>
        <w:pStyle w:val="NormalWeb"/>
        <w:spacing w:before="0" w:beforeAutospacing="0" w:after="0" w:afterAutospacing="0" w:line="480" w:lineRule="auto"/>
      </w:pPr>
      <w:r>
        <w:rPr>
          <w:color w:val="000000"/>
          <w:shd w:val="clear" w:color="auto" w:fill="FFFFFF"/>
        </w:rPr>
        <w:t xml:space="preserve">Cox, N., Young, B. E., Bowles, P., Fernandez, M., Marin, J., </w:t>
      </w:r>
      <w:proofErr w:type="spellStart"/>
      <w:r>
        <w:rPr>
          <w:color w:val="000000"/>
          <w:shd w:val="clear" w:color="auto" w:fill="FFFFFF"/>
        </w:rPr>
        <w:t>Rapacciuolo</w:t>
      </w:r>
      <w:proofErr w:type="spellEnd"/>
      <w:r>
        <w:rPr>
          <w:color w:val="000000"/>
          <w:shd w:val="clear" w:color="auto" w:fill="FFFFFF"/>
        </w:rPr>
        <w:t xml:space="preserve">, G., </w:t>
      </w:r>
      <w:proofErr w:type="spellStart"/>
      <w:r>
        <w:rPr>
          <w:color w:val="000000"/>
          <w:shd w:val="clear" w:color="auto" w:fill="FFFFFF"/>
        </w:rPr>
        <w:t>Böhm</w:t>
      </w:r>
      <w:proofErr w:type="spellEnd"/>
      <w:r>
        <w:rPr>
          <w:color w:val="000000"/>
          <w:shd w:val="clear" w:color="auto" w:fill="FFFFFF"/>
        </w:rPr>
        <w:t>, M.,</w:t>
      </w:r>
    </w:p>
    <w:p w14:paraId="54A80B90"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Brooks, T. M., Hedges, S. B., Hilton-Taylor, C., Hoffmann, M., Jenkins, R. K. B.,</w:t>
      </w:r>
    </w:p>
    <w:p w14:paraId="4DD083B4" w14:textId="77777777" w:rsidR="00BA4C6D" w:rsidRDefault="00BA4C6D" w:rsidP="00BA4C6D">
      <w:pPr>
        <w:pStyle w:val="NormalWeb"/>
        <w:spacing w:before="0" w:beforeAutospacing="0" w:after="0" w:afterAutospacing="0" w:line="480" w:lineRule="auto"/>
        <w:ind w:firstLine="720"/>
      </w:pPr>
      <w:proofErr w:type="spellStart"/>
      <w:r>
        <w:rPr>
          <w:color w:val="000000"/>
          <w:shd w:val="clear" w:color="auto" w:fill="FFFFFF"/>
        </w:rPr>
        <w:lastRenderedPageBreak/>
        <w:t>Tognelli</w:t>
      </w:r>
      <w:proofErr w:type="spellEnd"/>
      <w:r>
        <w:rPr>
          <w:color w:val="000000"/>
          <w:shd w:val="clear" w:color="auto" w:fill="FFFFFF"/>
        </w:rPr>
        <w:t xml:space="preserve">, M. F., Alexander, G. J., Allison, A., </w:t>
      </w:r>
      <w:proofErr w:type="spellStart"/>
      <w:r>
        <w:rPr>
          <w:color w:val="000000"/>
          <w:shd w:val="clear" w:color="auto" w:fill="FFFFFF"/>
        </w:rPr>
        <w:t>Ananjeva</w:t>
      </w:r>
      <w:proofErr w:type="spellEnd"/>
      <w:r>
        <w:rPr>
          <w:color w:val="000000"/>
          <w:shd w:val="clear" w:color="auto" w:fill="FFFFFF"/>
        </w:rPr>
        <w:t xml:space="preserve">, N. B., </w:t>
      </w:r>
      <w:proofErr w:type="spellStart"/>
      <w:r>
        <w:rPr>
          <w:color w:val="000000"/>
          <w:shd w:val="clear" w:color="auto" w:fill="FFFFFF"/>
        </w:rPr>
        <w:t>Auliya</w:t>
      </w:r>
      <w:proofErr w:type="spellEnd"/>
      <w:r>
        <w:rPr>
          <w:color w:val="000000"/>
          <w:shd w:val="clear" w:color="auto" w:fill="FFFFFF"/>
        </w:rPr>
        <w:t>, M., Avila, L. J.,</w:t>
      </w:r>
    </w:p>
    <w:p w14:paraId="53597BE9"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Chapple, D. G., … de Silva, A. (2022). A global reptile assessment highlights shared</w:t>
      </w:r>
    </w:p>
    <w:p w14:paraId="2AF38C96"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conservation needs of </w:t>
      </w:r>
      <w:proofErr w:type="spellStart"/>
      <w:r>
        <w:rPr>
          <w:color w:val="000000"/>
          <w:shd w:val="clear" w:color="auto" w:fill="FFFFFF"/>
        </w:rPr>
        <w:t>tetrapods</w:t>
      </w:r>
      <w:proofErr w:type="spellEnd"/>
      <w:r>
        <w:rPr>
          <w:color w:val="000000"/>
          <w:shd w:val="clear" w:color="auto" w:fill="FFFFFF"/>
        </w:rPr>
        <w:t xml:space="preserve">. </w:t>
      </w:r>
      <w:r>
        <w:rPr>
          <w:i/>
          <w:iCs/>
          <w:color w:val="000000"/>
          <w:shd w:val="clear" w:color="auto" w:fill="FFFFFF"/>
        </w:rPr>
        <w:t>Nature (London)</w:t>
      </w:r>
      <w:r>
        <w:rPr>
          <w:color w:val="000000"/>
          <w:shd w:val="clear" w:color="auto" w:fill="FFFFFF"/>
        </w:rPr>
        <w:t xml:space="preserve">, </w:t>
      </w:r>
      <w:r>
        <w:rPr>
          <w:i/>
          <w:iCs/>
          <w:color w:val="000000"/>
          <w:shd w:val="clear" w:color="auto" w:fill="FFFFFF"/>
        </w:rPr>
        <w:t>605</w:t>
      </w:r>
      <w:r>
        <w:rPr>
          <w:color w:val="000000"/>
          <w:shd w:val="clear" w:color="auto" w:fill="FFFFFF"/>
        </w:rPr>
        <w:t>(7909), 285–290.</w:t>
      </w:r>
    </w:p>
    <w:p w14:paraId="5C652265" w14:textId="77777777" w:rsidR="00BA4C6D" w:rsidRDefault="00D37069" w:rsidP="00BA4C6D">
      <w:pPr>
        <w:pStyle w:val="NormalWeb"/>
        <w:spacing w:before="0" w:beforeAutospacing="0" w:after="0" w:afterAutospacing="0" w:line="480" w:lineRule="auto"/>
        <w:ind w:firstLine="720"/>
      </w:pPr>
      <w:hyperlink r:id="rId20" w:history="1">
        <w:r w:rsidR="00BA4C6D">
          <w:rPr>
            <w:rStyle w:val="Hyperlink"/>
            <w:color w:val="000000"/>
            <w:shd w:val="clear" w:color="auto" w:fill="FFFFFF"/>
          </w:rPr>
          <w:t>https://doi.org/10.1038/s41586-022-04664-7</w:t>
        </w:r>
      </w:hyperlink>
    </w:p>
    <w:p w14:paraId="352E79E3" w14:textId="247AADB7" w:rsidR="00BA4C6D" w:rsidRDefault="00BA4C6D" w:rsidP="00BA4C6D">
      <w:pPr>
        <w:pStyle w:val="NormalWeb"/>
        <w:spacing w:before="0" w:beforeAutospacing="0" w:after="0" w:afterAutospacing="0" w:line="480" w:lineRule="auto"/>
        <w:rPr>
          <w:i/>
          <w:iCs/>
          <w:color w:val="000000"/>
          <w:shd w:val="clear" w:color="auto" w:fill="FFFFFF"/>
        </w:rPr>
      </w:pPr>
      <w:r>
        <w:rPr>
          <w:color w:val="000000"/>
          <w:shd w:val="clear" w:color="auto" w:fill="FFFFFF"/>
        </w:rPr>
        <w:t xml:space="preserve">Lindenmayer, D. B., Fischer, J. (2006) </w:t>
      </w:r>
      <w:r>
        <w:rPr>
          <w:i/>
          <w:iCs/>
          <w:color w:val="000000"/>
          <w:shd w:val="clear" w:color="auto" w:fill="FFFFFF"/>
        </w:rPr>
        <w:t>Habitat Fragmentation and Landscape Change: An</w:t>
      </w:r>
    </w:p>
    <w:p w14:paraId="2F3850F3" w14:textId="49EF1BB7" w:rsidR="00BA4C6D" w:rsidRDefault="00BA4C6D" w:rsidP="00BA4C6D">
      <w:pPr>
        <w:pStyle w:val="NormalWeb"/>
        <w:spacing w:before="0" w:beforeAutospacing="0" w:after="0" w:afterAutospacing="0" w:line="480" w:lineRule="auto"/>
      </w:pPr>
      <w:r>
        <w:rPr>
          <w:i/>
          <w:iCs/>
          <w:color w:val="000000"/>
          <w:shd w:val="clear" w:color="auto" w:fill="FFFFFF"/>
        </w:rPr>
        <w:tab/>
        <w:t>Ecological</w:t>
      </w:r>
      <w:ins w:id="44" w:author="Quinn Moon" w:date="2023-03-28T15:25:00Z">
        <w:r>
          <w:rPr>
            <w:i/>
            <w:iCs/>
            <w:color w:val="000000"/>
            <w:shd w:val="clear" w:color="auto" w:fill="FFFFFF"/>
          </w:rPr>
          <w:t xml:space="preserve"> </w:t>
        </w:r>
      </w:ins>
      <w:r>
        <w:rPr>
          <w:i/>
          <w:iCs/>
          <w:color w:val="000000"/>
          <w:shd w:val="clear" w:color="auto" w:fill="FFFFFF"/>
        </w:rPr>
        <w:t>and Conservation Synthesis</w:t>
      </w:r>
      <w:r>
        <w:rPr>
          <w:color w:val="000000"/>
          <w:shd w:val="clear" w:color="auto" w:fill="FFFFFF"/>
        </w:rPr>
        <w:t xml:space="preserve"> (Island Press, Washington, DC)</w:t>
      </w:r>
    </w:p>
    <w:p w14:paraId="1E864F8C" w14:textId="77777777" w:rsidR="00BA4C6D" w:rsidRDefault="00BA4C6D" w:rsidP="00BA4C6D">
      <w:pPr>
        <w:pStyle w:val="NormalWeb"/>
        <w:spacing w:before="0" w:beforeAutospacing="0" w:after="0" w:afterAutospacing="0" w:line="480" w:lineRule="auto"/>
      </w:pPr>
      <w:r>
        <w:rPr>
          <w:color w:val="000000"/>
          <w:shd w:val="clear" w:color="auto" w:fill="FFFFFF"/>
        </w:rPr>
        <w:t xml:space="preserve">Eaton, D. A. R., &amp; Overcast, I. (2020). </w:t>
      </w:r>
      <w:proofErr w:type="spellStart"/>
      <w:r>
        <w:rPr>
          <w:color w:val="000000"/>
          <w:shd w:val="clear" w:color="auto" w:fill="FFFFFF"/>
        </w:rPr>
        <w:t>ipyrad</w:t>
      </w:r>
      <w:proofErr w:type="spellEnd"/>
      <w:r>
        <w:rPr>
          <w:color w:val="000000"/>
          <w:shd w:val="clear" w:color="auto" w:fill="FFFFFF"/>
        </w:rPr>
        <w:t>: Interactive assembly and analysis of RADseq</w:t>
      </w:r>
    </w:p>
    <w:p w14:paraId="21A67C76"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datasets. </w:t>
      </w:r>
      <w:r>
        <w:rPr>
          <w:i/>
          <w:iCs/>
          <w:color w:val="000000"/>
          <w:shd w:val="clear" w:color="auto" w:fill="FFFFFF"/>
        </w:rPr>
        <w:t>Bioinformatics</w:t>
      </w:r>
      <w:r>
        <w:rPr>
          <w:color w:val="000000"/>
          <w:shd w:val="clear" w:color="auto" w:fill="FFFFFF"/>
        </w:rPr>
        <w:t xml:space="preserve">, </w:t>
      </w:r>
      <w:r>
        <w:rPr>
          <w:i/>
          <w:iCs/>
          <w:color w:val="000000"/>
          <w:shd w:val="clear" w:color="auto" w:fill="FFFFFF"/>
        </w:rPr>
        <w:t>36</w:t>
      </w:r>
      <w:r>
        <w:rPr>
          <w:color w:val="000000"/>
          <w:shd w:val="clear" w:color="auto" w:fill="FFFFFF"/>
        </w:rPr>
        <w:t>(8), 2592–2594.</w:t>
      </w:r>
      <w:r>
        <w:rPr>
          <w:rStyle w:val="apple-tab-span"/>
          <w:color w:val="000000"/>
          <w:shd w:val="clear" w:color="auto" w:fill="FFFFFF"/>
        </w:rPr>
        <w:tab/>
      </w:r>
    </w:p>
    <w:p w14:paraId="0B01831A"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https://doi.org/10.1093/bioinformatics/btz966</w:t>
      </w:r>
    </w:p>
    <w:p w14:paraId="540F33D1" w14:textId="77777777" w:rsidR="00BA4C6D" w:rsidRDefault="00BA4C6D" w:rsidP="00BA4C6D">
      <w:pPr>
        <w:pStyle w:val="NormalWeb"/>
        <w:spacing w:before="0" w:beforeAutospacing="0" w:after="0" w:afterAutospacing="0" w:line="480" w:lineRule="auto"/>
      </w:pPr>
      <w:r>
        <w:rPr>
          <w:color w:val="000000"/>
          <w:shd w:val="clear" w:color="auto" w:fill="FFFFFF"/>
        </w:rPr>
        <w:t xml:space="preserve">Gibbons, J. W., Scott, D. E., Ryan, T. J., </w:t>
      </w:r>
      <w:proofErr w:type="spellStart"/>
      <w:r>
        <w:rPr>
          <w:color w:val="000000"/>
          <w:shd w:val="clear" w:color="auto" w:fill="FFFFFF"/>
        </w:rPr>
        <w:t>Buhlmann</w:t>
      </w:r>
      <w:proofErr w:type="spellEnd"/>
      <w:r>
        <w:rPr>
          <w:color w:val="000000"/>
          <w:shd w:val="clear" w:color="auto" w:fill="FFFFFF"/>
        </w:rPr>
        <w:t xml:space="preserve">, K. A., Tuberville, T. D., </w:t>
      </w:r>
      <w:proofErr w:type="spellStart"/>
      <w:r>
        <w:rPr>
          <w:color w:val="000000"/>
          <w:shd w:val="clear" w:color="auto" w:fill="FFFFFF"/>
        </w:rPr>
        <w:t>Metts</w:t>
      </w:r>
      <w:proofErr w:type="spellEnd"/>
      <w:r>
        <w:rPr>
          <w:color w:val="000000"/>
          <w:shd w:val="clear" w:color="auto" w:fill="FFFFFF"/>
        </w:rPr>
        <w:t>, B. S.,</w:t>
      </w:r>
    </w:p>
    <w:p w14:paraId="6643BBAE"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Greene, J. L., Mills, T., Leiden, Y., Poppy, S., &amp; Winne, C. T. (2000). The Global</w:t>
      </w:r>
    </w:p>
    <w:p w14:paraId="4F83EB7C"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Decline of Reptiles, Déjà Vu Amphibians. Bioscience, 50(8), 653–666.</w:t>
      </w:r>
    </w:p>
    <w:p w14:paraId="12EDD5C2"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https://doi.org/10.1641/0006-3568(2000)050[</w:t>
      </w:r>
      <w:proofErr w:type="gramStart"/>
      <w:r>
        <w:rPr>
          <w:color w:val="000000"/>
          <w:shd w:val="clear" w:color="auto" w:fill="FFFFFF"/>
        </w:rPr>
        <w:t>0653:TGDORD</w:t>
      </w:r>
      <w:proofErr w:type="gramEnd"/>
      <w:r>
        <w:rPr>
          <w:color w:val="000000"/>
          <w:shd w:val="clear" w:color="auto" w:fill="FFFFFF"/>
        </w:rPr>
        <w:t>]2.0.CO;2</w:t>
      </w:r>
    </w:p>
    <w:p w14:paraId="492E218F" w14:textId="77777777" w:rsidR="00BA4C6D" w:rsidRDefault="00BA4C6D" w:rsidP="00BA4C6D">
      <w:pPr>
        <w:pStyle w:val="NormalWeb"/>
        <w:spacing w:before="0" w:beforeAutospacing="0" w:after="0" w:afterAutospacing="0" w:line="480" w:lineRule="auto"/>
      </w:pPr>
      <w:r>
        <w:rPr>
          <w:color w:val="000000"/>
          <w:shd w:val="clear" w:color="auto" w:fill="FFFFFF"/>
        </w:rPr>
        <w:t xml:space="preserve">Haddad, N. M., </w:t>
      </w:r>
      <w:proofErr w:type="spellStart"/>
      <w:r>
        <w:rPr>
          <w:color w:val="000000"/>
          <w:shd w:val="clear" w:color="auto" w:fill="FFFFFF"/>
        </w:rPr>
        <w:t>Brudvig</w:t>
      </w:r>
      <w:proofErr w:type="spellEnd"/>
      <w:r>
        <w:rPr>
          <w:color w:val="000000"/>
          <w:shd w:val="clear" w:color="auto" w:fill="FFFFFF"/>
        </w:rPr>
        <w:t xml:space="preserve">, L. A., </w:t>
      </w:r>
      <w:proofErr w:type="spellStart"/>
      <w:r>
        <w:rPr>
          <w:color w:val="000000"/>
          <w:shd w:val="clear" w:color="auto" w:fill="FFFFFF"/>
        </w:rPr>
        <w:t>Clobert</w:t>
      </w:r>
      <w:proofErr w:type="spellEnd"/>
      <w:r>
        <w:rPr>
          <w:color w:val="000000"/>
          <w:shd w:val="clear" w:color="auto" w:fill="FFFFFF"/>
        </w:rPr>
        <w:t>, J., Davies, K. F., Gonzalez, A., Holt, R. D., Lovejoy,</w:t>
      </w:r>
    </w:p>
    <w:p w14:paraId="09CA39A1"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T. E., Sexton, J. O., Austin, M. P., Collins, C. D., Cook, W. M., </w:t>
      </w:r>
      <w:proofErr w:type="spellStart"/>
      <w:r>
        <w:rPr>
          <w:color w:val="000000"/>
          <w:shd w:val="clear" w:color="auto" w:fill="FFFFFF"/>
        </w:rPr>
        <w:t>Damschen</w:t>
      </w:r>
      <w:proofErr w:type="spellEnd"/>
      <w:r>
        <w:rPr>
          <w:color w:val="000000"/>
          <w:shd w:val="clear" w:color="auto" w:fill="FFFFFF"/>
        </w:rPr>
        <w:t>, E. I.,</w:t>
      </w:r>
    </w:p>
    <w:p w14:paraId="2E117E53" w14:textId="77777777" w:rsidR="00BA4C6D" w:rsidRDefault="00BA4C6D" w:rsidP="00BA4C6D">
      <w:pPr>
        <w:pStyle w:val="NormalWeb"/>
        <w:spacing w:before="0" w:beforeAutospacing="0" w:after="0" w:afterAutospacing="0" w:line="480" w:lineRule="auto"/>
        <w:ind w:left="720"/>
      </w:pPr>
      <w:r>
        <w:rPr>
          <w:color w:val="000000"/>
          <w:shd w:val="clear" w:color="auto" w:fill="FFFFFF"/>
        </w:rPr>
        <w:t xml:space="preserve">Ewers, R. M., Foster, B. L., Jenkins, C. N., King, A. J., Laurance, W. F., Levey, D. J., </w:t>
      </w:r>
      <w:proofErr w:type="spellStart"/>
      <w:r>
        <w:rPr>
          <w:color w:val="000000"/>
          <w:shd w:val="clear" w:color="auto" w:fill="FFFFFF"/>
        </w:rPr>
        <w:t>Margules</w:t>
      </w:r>
      <w:proofErr w:type="spellEnd"/>
      <w:r>
        <w:rPr>
          <w:color w:val="000000"/>
          <w:shd w:val="clear" w:color="auto" w:fill="FFFFFF"/>
        </w:rPr>
        <w:t xml:space="preserve">, C. R., … Townshend, J. R. (2015). Habitat fragmentation and its lasting impact on Earth’s ecosystems. </w:t>
      </w:r>
      <w:r>
        <w:rPr>
          <w:i/>
          <w:iCs/>
          <w:color w:val="000000"/>
          <w:shd w:val="clear" w:color="auto" w:fill="FFFFFF"/>
        </w:rPr>
        <w:t>Science Advances</w:t>
      </w:r>
      <w:r>
        <w:rPr>
          <w:color w:val="000000"/>
          <w:shd w:val="clear" w:color="auto" w:fill="FFFFFF"/>
        </w:rPr>
        <w:t xml:space="preserve">, </w:t>
      </w:r>
      <w:r>
        <w:rPr>
          <w:i/>
          <w:iCs/>
          <w:color w:val="000000"/>
          <w:shd w:val="clear" w:color="auto" w:fill="FFFFFF"/>
        </w:rPr>
        <w:t>1</w:t>
      </w:r>
      <w:r>
        <w:rPr>
          <w:color w:val="000000"/>
          <w:shd w:val="clear" w:color="auto" w:fill="FFFFFF"/>
        </w:rPr>
        <w:t>(2), e1500052–e1500052. https://doi.org/10.1126/sciadv.1500052</w:t>
      </w:r>
    </w:p>
    <w:p w14:paraId="70280FC4" w14:textId="77777777" w:rsidR="00BA4C6D" w:rsidRDefault="00BA4C6D" w:rsidP="00BA4C6D">
      <w:pPr>
        <w:pStyle w:val="NormalWeb"/>
        <w:spacing w:before="0" w:beforeAutospacing="0" w:after="0" w:afterAutospacing="0" w:line="480" w:lineRule="auto"/>
      </w:pPr>
      <w:r>
        <w:rPr>
          <w:color w:val="000000"/>
          <w:shd w:val="clear" w:color="auto" w:fill="FFFFFF"/>
        </w:rPr>
        <w:t>Harding J. H. (1997). Amphibians and Reptiles of the Great Lakes Region. The University of</w:t>
      </w:r>
    </w:p>
    <w:p w14:paraId="4BF1B555"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Michigan Press.</w:t>
      </w:r>
    </w:p>
    <w:p w14:paraId="12C663B6" w14:textId="77777777" w:rsidR="00BA4C6D" w:rsidRDefault="00BA4C6D" w:rsidP="00BA4C6D">
      <w:pPr>
        <w:pStyle w:val="NormalWeb"/>
        <w:spacing w:before="0" w:beforeAutospacing="0" w:after="0" w:afterAutospacing="0" w:line="480" w:lineRule="auto"/>
      </w:pPr>
      <w:r>
        <w:rPr>
          <w:color w:val="000000"/>
          <w:shd w:val="clear" w:color="auto" w:fill="FFFFFF"/>
        </w:rPr>
        <w:t xml:space="preserve">Harding, J. H., &amp; Holman, J. A. (1990). </w:t>
      </w:r>
      <w:r>
        <w:rPr>
          <w:i/>
          <w:iCs/>
          <w:color w:val="000000"/>
          <w:shd w:val="clear" w:color="auto" w:fill="FFFFFF"/>
        </w:rPr>
        <w:t>Michigan Turtles and Lizards: A field guide and pocket</w:t>
      </w:r>
    </w:p>
    <w:p w14:paraId="5FEBEAD2" w14:textId="77777777" w:rsidR="00BA4C6D" w:rsidRDefault="00BA4C6D" w:rsidP="00BA4C6D">
      <w:pPr>
        <w:pStyle w:val="NormalWeb"/>
        <w:spacing w:before="0" w:beforeAutospacing="0" w:after="0" w:afterAutospacing="0" w:line="480" w:lineRule="auto"/>
        <w:ind w:firstLine="720"/>
      </w:pPr>
      <w:r>
        <w:rPr>
          <w:i/>
          <w:iCs/>
          <w:color w:val="000000"/>
          <w:shd w:val="clear" w:color="auto" w:fill="FFFFFF"/>
        </w:rPr>
        <w:t>reference.</w:t>
      </w:r>
      <w:r>
        <w:rPr>
          <w:color w:val="000000"/>
          <w:shd w:val="clear" w:color="auto" w:fill="FFFFFF"/>
        </w:rPr>
        <w:t xml:space="preserve"> Michigan State University Extension. </w:t>
      </w:r>
    </w:p>
    <w:p w14:paraId="789C72D8" w14:textId="77777777" w:rsidR="00BA4C6D" w:rsidRDefault="00BA4C6D" w:rsidP="00BA4C6D">
      <w:pPr>
        <w:pStyle w:val="NormalWeb"/>
        <w:spacing w:before="0" w:beforeAutospacing="0" w:after="0" w:afterAutospacing="0" w:line="480" w:lineRule="auto"/>
      </w:pPr>
      <w:r>
        <w:rPr>
          <w:color w:val="000000"/>
          <w:shd w:val="clear" w:color="auto" w:fill="FFFFFF"/>
        </w:rPr>
        <w:lastRenderedPageBreak/>
        <w:t xml:space="preserve">Harding, J. H., &amp; Mifsud, D. A. (2017). </w:t>
      </w:r>
      <w:r>
        <w:rPr>
          <w:i/>
          <w:iCs/>
          <w:color w:val="000000"/>
          <w:shd w:val="clear" w:color="auto" w:fill="FFFFFF"/>
        </w:rPr>
        <w:t>Amphibians and Reptiles of the Great Lakes Region</w:t>
      </w:r>
      <w:r>
        <w:rPr>
          <w:color w:val="000000"/>
          <w:shd w:val="clear" w:color="auto" w:fill="FFFFFF"/>
        </w:rPr>
        <w:t>.</w:t>
      </w:r>
    </w:p>
    <w:p w14:paraId="24EED2A3"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University of Michigan Press. </w:t>
      </w:r>
    </w:p>
    <w:p w14:paraId="79138EF4" w14:textId="77777777" w:rsidR="00BA4C6D" w:rsidRDefault="00BA4C6D" w:rsidP="00BA4C6D">
      <w:pPr>
        <w:pStyle w:val="NormalWeb"/>
        <w:spacing w:before="0" w:beforeAutospacing="0" w:after="0" w:afterAutospacing="0" w:line="480" w:lineRule="auto"/>
      </w:pPr>
      <w:r>
        <w:rPr>
          <w:color w:val="000000"/>
          <w:shd w:val="clear" w:color="auto" w:fill="FCFCFC"/>
        </w:rPr>
        <w:t xml:space="preserve">Johnson, J.R., Thomson, R.C., </w:t>
      </w:r>
      <w:proofErr w:type="spellStart"/>
      <w:r>
        <w:rPr>
          <w:color w:val="000000"/>
          <w:shd w:val="clear" w:color="auto" w:fill="FCFCFC"/>
        </w:rPr>
        <w:t>Micheletti</w:t>
      </w:r>
      <w:proofErr w:type="spellEnd"/>
      <w:r>
        <w:rPr>
          <w:color w:val="000000"/>
          <w:shd w:val="clear" w:color="auto" w:fill="FCFCFC"/>
        </w:rPr>
        <w:t xml:space="preserve">, S.J. </w:t>
      </w:r>
      <w:r>
        <w:rPr>
          <w:i/>
          <w:iCs/>
          <w:color w:val="000000"/>
          <w:shd w:val="clear" w:color="auto" w:fill="FCFCFC"/>
        </w:rPr>
        <w:t>et al.</w:t>
      </w:r>
      <w:r>
        <w:rPr>
          <w:color w:val="000000"/>
          <w:shd w:val="clear" w:color="auto" w:fill="FCFCFC"/>
        </w:rPr>
        <w:t xml:space="preserve"> The origin of tiger salamander (</w:t>
      </w:r>
      <w:r>
        <w:rPr>
          <w:i/>
          <w:iCs/>
          <w:color w:val="000000"/>
          <w:shd w:val="clear" w:color="auto" w:fill="FCFCFC"/>
        </w:rPr>
        <w:t>Ambystoma</w:t>
      </w:r>
    </w:p>
    <w:p w14:paraId="7E601B60" w14:textId="77777777" w:rsidR="00BA4C6D" w:rsidRDefault="00BA4C6D" w:rsidP="00BA4C6D">
      <w:pPr>
        <w:pStyle w:val="NormalWeb"/>
        <w:spacing w:before="0" w:beforeAutospacing="0" w:after="0" w:afterAutospacing="0" w:line="480" w:lineRule="auto"/>
        <w:ind w:firstLine="720"/>
      </w:pPr>
      <w:proofErr w:type="spellStart"/>
      <w:r>
        <w:rPr>
          <w:i/>
          <w:iCs/>
          <w:color w:val="000000"/>
          <w:shd w:val="clear" w:color="auto" w:fill="FCFCFC"/>
        </w:rPr>
        <w:t>tigrinum</w:t>
      </w:r>
      <w:proofErr w:type="spellEnd"/>
      <w:r>
        <w:rPr>
          <w:color w:val="000000"/>
          <w:shd w:val="clear" w:color="auto" w:fill="FCFCFC"/>
        </w:rPr>
        <w:t xml:space="preserve">) populations in California, Oregon, and Nevada: introductions or </w:t>
      </w:r>
      <w:proofErr w:type="gramStart"/>
      <w:r>
        <w:rPr>
          <w:color w:val="000000"/>
          <w:shd w:val="clear" w:color="auto" w:fill="FCFCFC"/>
        </w:rPr>
        <w:t>relicts?.</w:t>
      </w:r>
      <w:proofErr w:type="gramEnd"/>
    </w:p>
    <w:p w14:paraId="48073214" w14:textId="77777777" w:rsidR="00BA4C6D" w:rsidRDefault="00BA4C6D" w:rsidP="00BA4C6D">
      <w:pPr>
        <w:pStyle w:val="NormalWeb"/>
        <w:spacing w:before="0" w:beforeAutospacing="0" w:after="0" w:afterAutospacing="0" w:line="480" w:lineRule="auto"/>
        <w:ind w:firstLine="720"/>
      </w:pPr>
      <w:proofErr w:type="spellStart"/>
      <w:r>
        <w:rPr>
          <w:i/>
          <w:iCs/>
          <w:color w:val="000000"/>
          <w:shd w:val="clear" w:color="auto" w:fill="FCFCFC"/>
        </w:rPr>
        <w:t>Conserv</w:t>
      </w:r>
      <w:proofErr w:type="spellEnd"/>
      <w:r>
        <w:rPr>
          <w:i/>
          <w:iCs/>
          <w:color w:val="000000"/>
          <w:shd w:val="clear" w:color="auto" w:fill="FCFCFC"/>
        </w:rPr>
        <w:t xml:space="preserve"> Genet</w:t>
      </w:r>
      <w:r>
        <w:rPr>
          <w:color w:val="000000"/>
          <w:shd w:val="clear" w:color="auto" w:fill="FCFCFC"/>
        </w:rPr>
        <w:t xml:space="preserve"> 12, 355–370 (2011). https://doi.org/10.1007/s10592-010-0144-2</w:t>
      </w:r>
    </w:p>
    <w:p w14:paraId="5718FB03" w14:textId="77777777" w:rsidR="00BA4C6D" w:rsidRDefault="00BA4C6D" w:rsidP="00BA4C6D">
      <w:pPr>
        <w:pStyle w:val="NormalWeb"/>
        <w:spacing w:before="0" w:beforeAutospacing="0" w:after="0" w:afterAutospacing="0" w:line="480" w:lineRule="auto"/>
      </w:pPr>
      <w:proofErr w:type="spellStart"/>
      <w:r>
        <w:rPr>
          <w:color w:val="000000"/>
          <w:shd w:val="clear" w:color="auto" w:fill="FFFFFF"/>
        </w:rPr>
        <w:t>Meiri</w:t>
      </w:r>
      <w:proofErr w:type="spellEnd"/>
      <w:r>
        <w:rPr>
          <w:color w:val="000000"/>
          <w:shd w:val="clear" w:color="auto" w:fill="FFFFFF"/>
        </w:rPr>
        <w:t xml:space="preserve">, S., Bauer, A. M., Allison, A., Castro-Herrera, F., </w:t>
      </w:r>
      <w:proofErr w:type="spellStart"/>
      <w:r>
        <w:rPr>
          <w:color w:val="000000"/>
          <w:shd w:val="clear" w:color="auto" w:fill="FFFFFF"/>
        </w:rPr>
        <w:t>Chirio</w:t>
      </w:r>
      <w:proofErr w:type="spellEnd"/>
      <w:r>
        <w:rPr>
          <w:color w:val="000000"/>
          <w:shd w:val="clear" w:color="auto" w:fill="FFFFFF"/>
        </w:rPr>
        <w:t xml:space="preserve">, L., </w:t>
      </w:r>
      <w:proofErr w:type="spellStart"/>
      <w:r>
        <w:rPr>
          <w:color w:val="000000"/>
          <w:shd w:val="clear" w:color="auto" w:fill="FFFFFF"/>
        </w:rPr>
        <w:t>Colli</w:t>
      </w:r>
      <w:proofErr w:type="spellEnd"/>
      <w:r>
        <w:rPr>
          <w:color w:val="000000"/>
          <w:shd w:val="clear" w:color="auto" w:fill="FFFFFF"/>
        </w:rPr>
        <w:t>, G., Das, I., Doan, T.</w:t>
      </w:r>
    </w:p>
    <w:p w14:paraId="74628272"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M., </w:t>
      </w:r>
      <w:proofErr w:type="spellStart"/>
      <w:r>
        <w:rPr>
          <w:color w:val="000000"/>
          <w:shd w:val="clear" w:color="auto" w:fill="FFFFFF"/>
        </w:rPr>
        <w:t>Glaw</w:t>
      </w:r>
      <w:proofErr w:type="spellEnd"/>
      <w:r>
        <w:rPr>
          <w:color w:val="000000"/>
          <w:shd w:val="clear" w:color="auto" w:fill="FFFFFF"/>
        </w:rPr>
        <w:t xml:space="preserve">, F., </w:t>
      </w:r>
      <w:proofErr w:type="spellStart"/>
      <w:r>
        <w:rPr>
          <w:color w:val="000000"/>
          <w:shd w:val="clear" w:color="auto" w:fill="FFFFFF"/>
        </w:rPr>
        <w:t>Grismer</w:t>
      </w:r>
      <w:proofErr w:type="spellEnd"/>
      <w:r>
        <w:rPr>
          <w:color w:val="000000"/>
          <w:shd w:val="clear" w:color="auto" w:fill="FFFFFF"/>
        </w:rPr>
        <w:t xml:space="preserve">, L. L., </w:t>
      </w:r>
      <w:proofErr w:type="spellStart"/>
      <w:r>
        <w:rPr>
          <w:color w:val="000000"/>
          <w:shd w:val="clear" w:color="auto" w:fill="FFFFFF"/>
        </w:rPr>
        <w:t>Hoogmoed</w:t>
      </w:r>
      <w:proofErr w:type="spellEnd"/>
      <w:r>
        <w:rPr>
          <w:color w:val="000000"/>
          <w:shd w:val="clear" w:color="auto" w:fill="FFFFFF"/>
        </w:rPr>
        <w:t xml:space="preserve">, M., Kraus, F., LeBreton, M., </w:t>
      </w:r>
      <w:proofErr w:type="spellStart"/>
      <w:r>
        <w:rPr>
          <w:color w:val="000000"/>
          <w:shd w:val="clear" w:color="auto" w:fill="FFFFFF"/>
        </w:rPr>
        <w:t>Meirte</w:t>
      </w:r>
      <w:proofErr w:type="spellEnd"/>
      <w:r>
        <w:rPr>
          <w:color w:val="000000"/>
          <w:shd w:val="clear" w:color="auto" w:fill="FFFFFF"/>
        </w:rPr>
        <w:t>, D.,</w:t>
      </w:r>
    </w:p>
    <w:p w14:paraId="02333FE3"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Nagy, Z. T., de C. Nogueira, C., Oliver, P., Pauwels, O. S. G., </w:t>
      </w:r>
      <w:proofErr w:type="spellStart"/>
      <w:r>
        <w:rPr>
          <w:color w:val="000000"/>
          <w:shd w:val="clear" w:color="auto" w:fill="FFFFFF"/>
        </w:rPr>
        <w:t>Pincheira-Donoso</w:t>
      </w:r>
      <w:proofErr w:type="spellEnd"/>
      <w:r>
        <w:rPr>
          <w:color w:val="000000"/>
          <w:shd w:val="clear" w:color="auto" w:fill="FFFFFF"/>
        </w:rPr>
        <w:t>, D.,</w:t>
      </w:r>
    </w:p>
    <w:p w14:paraId="03268D4F"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Roll, U. (2018). Extinct, obscure or imaginary: The lizard species with the smallest</w:t>
      </w:r>
    </w:p>
    <w:p w14:paraId="7907B8C2"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ranges. </w:t>
      </w:r>
      <w:r>
        <w:rPr>
          <w:i/>
          <w:iCs/>
          <w:color w:val="000000"/>
          <w:shd w:val="clear" w:color="auto" w:fill="FFFFFF"/>
        </w:rPr>
        <w:t>Diversity &amp; Distributions</w:t>
      </w:r>
      <w:r>
        <w:rPr>
          <w:color w:val="000000"/>
          <w:shd w:val="clear" w:color="auto" w:fill="FFFFFF"/>
        </w:rPr>
        <w:t xml:space="preserve">, </w:t>
      </w:r>
      <w:r>
        <w:rPr>
          <w:i/>
          <w:iCs/>
          <w:color w:val="000000"/>
          <w:shd w:val="clear" w:color="auto" w:fill="FFFFFF"/>
        </w:rPr>
        <w:t>24</w:t>
      </w:r>
      <w:r>
        <w:rPr>
          <w:color w:val="000000"/>
          <w:shd w:val="clear" w:color="auto" w:fill="FFFFFF"/>
        </w:rPr>
        <w:t xml:space="preserve">(1/2), 262–273. </w:t>
      </w:r>
      <w:hyperlink r:id="rId21" w:history="1">
        <w:r>
          <w:rPr>
            <w:rStyle w:val="Hyperlink"/>
            <w:color w:val="000000"/>
            <w:shd w:val="clear" w:color="auto" w:fill="FFFFFF"/>
          </w:rPr>
          <w:t>https://doi.org/10.1111/ddi.12678</w:t>
        </w:r>
      </w:hyperlink>
    </w:p>
    <w:p w14:paraId="3847EFFF" w14:textId="77777777" w:rsidR="00BA4C6D" w:rsidRDefault="00BA4C6D" w:rsidP="00BA4C6D">
      <w:pPr>
        <w:pStyle w:val="NormalWeb"/>
        <w:spacing w:before="0" w:beforeAutospacing="0" w:after="0" w:afterAutospacing="0" w:line="480" w:lineRule="auto"/>
      </w:pPr>
      <w:r>
        <w:rPr>
          <w:color w:val="000000"/>
          <w:shd w:val="clear" w:color="auto" w:fill="FCFCFC"/>
        </w:rPr>
        <w:t>Michigan Natural Features Inventory. (2009). Michigan State University Extension</w:t>
      </w:r>
    </w:p>
    <w:p w14:paraId="3ACECFD8" w14:textId="77777777" w:rsidR="00BA4C6D" w:rsidRDefault="00BA4C6D" w:rsidP="00BA4C6D">
      <w:pPr>
        <w:pStyle w:val="NormalWeb"/>
        <w:spacing w:before="0" w:beforeAutospacing="0" w:after="0" w:afterAutospacing="0" w:line="480" w:lineRule="auto"/>
      </w:pPr>
      <w:r>
        <w:rPr>
          <w:color w:val="000000"/>
          <w:shd w:val="clear" w:color="auto" w:fill="FCFCFC"/>
        </w:rPr>
        <w:t xml:space="preserve">Minton, S. A. (2001). </w:t>
      </w:r>
      <w:r>
        <w:rPr>
          <w:i/>
          <w:iCs/>
          <w:color w:val="000000"/>
          <w:shd w:val="clear" w:color="auto" w:fill="FCFCFC"/>
        </w:rPr>
        <w:t>Amphibians &amp; Reptiles of Indiana</w:t>
      </w:r>
      <w:r>
        <w:rPr>
          <w:color w:val="000000"/>
          <w:shd w:val="clear" w:color="auto" w:fill="FCFCFC"/>
        </w:rPr>
        <w:t>. Indiana Academy of Science</w:t>
      </w:r>
    </w:p>
    <w:p w14:paraId="2B0872E1" w14:textId="77777777" w:rsidR="00BA4C6D" w:rsidRDefault="00BA4C6D" w:rsidP="00BA4C6D">
      <w:pPr>
        <w:pStyle w:val="NormalWeb"/>
        <w:spacing w:before="0" w:beforeAutospacing="0" w:after="0" w:afterAutospacing="0" w:line="480" w:lineRule="auto"/>
      </w:pPr>
      <w:r>
        <w:rPr>
          <w:color w:val="000000"/>
          <w:shd w:val="clear" w:color="auto" w:fill="FFFFFF"/>
        </w:rPr>
        <w:t>Peterson, B. K., Weber, J. N., Kay, E. H., Fisher, H. S., &amp; Hoekstra, H. E. (2012). Double</w:t>
      </w:r>
    </w:p>
    <w:p w14:paraId="7E2BDA4E"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digest RADseq: an inexpensive method for de novo SNP discovery and genotyping</w:t>
      </w:r>
    </w:p>
    <w:p w14:paraId="7362E7DB" w14:textId="77777777" w:rsidR="00BA4C6D" w:rsidRDefault="00BA4C6D" w:rsidP="00BA4C6D">
      <w:pPr>
        <w:pStyle w:val="NormalWeb"/>
        <w:spacing w:before="0" w:beforeAutospacing="0" w:after="0" w:afterAutospacing="0" w:line="480" w:lineRule="auto"/>
        <w:ind w:left="720"/>
      </w:pPr>
      <w:r>
        <w:rPr>
          <w:color w:val="000000"/>
          <w:shd w:val="clear" w:color="auto" w:fill="FFFFFF"/>
        </w:rPr>
        <w:t xml:space="preserve">in model and non-model species. </w:t>
      </w:r>
      <w:proofErr w:type="spellStart"/>
      <w:r>
        <w:rPr>
          <w:i/>
          <w:iCs/>
          <w:color w:val="000000"/>
          <w:shd w:val="clear" w:color="auto" w:fill="FFFFFF"/>
        </w:rPr>
        <w:t>PloS</w:t>
      </w:r>
      <w:proofErr w:type="spellEnd"/>
      <w:r>
        <w:rPr>
          <w:i/>
          <w:iCs/>
          <w:color w:val="000000"/>
          <w:shd w:val="clear" w:color="auto" w:fill="FFFFFF"/>
        </w:rPr>
        <w:t xml:space="preserve"> One</w:t>
      </w:r>
      <w:r>
        <w:rPr>
          <w:color w:val="000000"/>
          <w:shd w:val="clear" w:color="auto" w:fill="FFFFFF"/>
        </w:rPr>
        <w:t xml:space="preserve">, </w:t>
      </w:r>
      <w:r>
        <w:rPr>
          <w:i/>
          <w:iCs/>
          <w:color w:val="000000"/>
          <w:shd w:val="clear" w:color="auto" w:fill="FFFFFF"/>
        </w:rPr>
        <w:t>7</w:t>
      </w:r>
      <w:r>
        <w:rPr>
          <w:color w:val="000000"/>
          <w:shd w:val="clear" w:color="auto" w:fill="FFFFFF"/>
        </w:rPr>
        <w:t>(5), e37135–e37135. https://doi.org/10.1371/journal.pone.0037135</w:t>
      </w:r>
    </w:p>
    <w:p w14:paraId="76FB940F" w14:textId="77777777" w:rsidR="00BA4C6D" w:rsidRDefault="00BA4C6D" w:rsidP="00BA4C6D">
      <w:pPr>
        <w:pStyle w:val="NormalWeb"/>
        <w:spacing w:before="0" w:beforeAutospacing="0" w:after="0" w:afterAutospacing="0" w:line="480" w:lineRule="auto"/>
      </w:pPr>
      <w:r>
        <w:rPr>
          <w:color w:val="000000"/>
        </w:rPr>
        <w:t xml:space="preserve">Sharif, G. (2014). </w:t>
      </w:r>
      <w:r>
        <w:rPr>
          <w:i/>
          <w:iCs/>
          <w:color w:val="000000"/>
        </w:rPr>
        <w:t>Molecular Genetics of Michigan's Only Population of the Six-Lined</w:t>
      </w:r>
    </w:p>
    <w:p w14:paraId="2C6BEFDF" w14:textId="77777777" w:rsidR="00BA4C6D" w:rsidRDefault="00BA4C6D" w:rsidP="00BA4C6D">
      <w:pPr>
        <w:pStyle w:val="NormalWeb"/>
        <w:spacing w:before="0" w:beforeAutospacing="0" w:after="0" w:afterAutospacing="0" w:line="480" w:lineRule="auto"/>
        <w:ind w:firstLine="720"/>
      </w:pPr>
      <w:r>
        <w:rPr>
          <w:i/>
          <w:iCs/>
          <w:color w:val="000000"/>
        </w:rPr>
        <w:t xml:space="preserve">Racerunner Lizard, </w:t>
      </w:r>
      <w:proofErr w:type="spellStart"/>
      <w:r>
        <w:rPr>
          <w:i/>
          <w:iCs/>
          <w:color w:val="000000"/>
        </w:rPr>
        <w:t>Aspidoscelis</w:t>
      </w:r>
      <w:proofErr w:type="spellEnd"/>
      <w:r>
        <w:rPr>
          <w:i/>
          <w:iCs/>
          <w:color w:val="000000"/>
        </w:rPr>
        <w:t xml:space="preserve"> </w:t>
      </w:r>
      <w:proofErr w:type="spellStart"/>
      <w:r>
        <w:rPr>
          <w:i/>
          <w:iCs/>
          <w:color w:val="000000"/>
        </w:rPr>
        <w:t>sexlineata</w:t>
      </w:r>
      <w:proofErr w:type="spellEnd"/>
      <w:r>
        <w:rPr>
          <w:i/>
          <w:iCs/>
          <w:color w:val="000000"/>
        </w:rPr>
        <w:t>.</w:t>
      </w:r>
      <w:r>
        <w:rPr>
          <w:color w:val="000000"/>
        </w:rPr>
        <w:t xml:space="preserve"> [Unpublished master’s thesis]. University of</w:t>
      </w:r>
    </w:p>
    <w:p w14:paraId="43DE118F" w14:textId="77777777" w:rsidR="00BA4C6D" w:rsidRDefault="00BA4C6D" w:rsidP="00BA4C6D">
      <w:pPr>
        <w:pStyle w:val="NormalWeb"/>
        <w:spacing w:before="0" w:beforeAutospacing="0" w:after="0" w:afterAutospacing="0" w:line="480" w:lineRule="auto"/>
        <w:ind w:firstLine="720"/>
      </w:pPr>
      <w:r>
        <w:rPr>
          <w:color w:val="000000"/>
        </w:rPr>
        <w:t>Michigan-Flint.</w:t>
      </w:r>
    </w:p>
    <w:p w14:paraId="395462BB" w14:textId="77777777" w:rsidR="00BA4C6D" w:rsidRDefault="00BA4C6D" w:rsidP="00BA4C6D">
      <w:pPr>
        <w:pStyle w:val="NormalWeb"/>
        <w:spacing w:before="0" w:beforeAutospacing="0" w:after="0" w:afterAutospacing="0" w:line="480" w:lineRule="auto"/>
      </w:pPr>
      <w:r>
        <w:rPr>
          <w:color w:val="000000"/>
        </w:rPr>
        <w:t>State of Michigan- Department of Natural Resources. (2016). Murphy Lake State Game Area</w:t>
      </w:r>
    </w:p>
    <w:p w14:paraId="755C7A38" w14:textId="77777777" w:rsidR="00BA4C6D" w:rsidRDefault="00BA4C6D" w:rsidP="00BA4C6D">
      <w:pPr>
        <w:pStyle w:val="NormalWeb"/>
        <w:spacing w:before="0" w:beforeAutospacing="0" w:after="0" w:afterAutospacing="0" w:line="480" w:lineRule="auto"/>
        <w:ind w:firstLine="720"/>
      </w:pPr>
      <w:r>
        <w:rPr>
          <w:color w:val="000000"/>
        </w:rPr>
        <w:t>Map. www.Michigan.gov/dnr</w:t>
      </w:r>
    </w:p>
    <w:p w14:paraId="77C9B1D3" w14:textId="77777777" w:rsidR="00BA4C6D" w:rsidRDefault="00BA4C6D" w:rsidP="00BA4C6D">
      <w:pPr>
        <w:pStyle w:val="NormalWeb"/>
        <w:spacing w:before="0" w:beforeAutospacing="0" w:after="0" w:afterAutospacing="0" w:line="480" w:lineRule="auto"/>
      </w:pPr>
      <w:r>
        <w:rPr>
          <w:color w:val="000000"/>
          <w:shd w:val="clear" w:color="auto" w:fill="FFFFFF"/>
        </w:rPr>
        <w:t xml:space="preserve">Tan, W. C., </w:t>
      </w:r>
      <w:proofErr w:type="spellStart"/>
      <w:r>
        <w:rPr>
          <w:color w:val="000000"/>
          <w:shd w:val="clear" w:color="auto" w:fill="FFFFFF"/>
        </w:rPr>
        <w:t>Herrel</w:t>
      </w:r>
      <w:proofErr w:type="spellEnd"/>
      <w:r>
        <w:rPr>
          <w:color w:val="000000"/>
          <w:shd w:val="clear" w:color="auto" w:fill="FFFFFF"/>
        </w:rPr>
        <w:t xml:space="preserve">, A., &amp; </w:t>
      </w:r>
      <w:proofErr w:type="spellStart"/>
      <w:r>
        <w:rPr>
          <w:color w:val="000000"/>
          <w:shd w:val="clear" w:color="auto" w:fill="FFFFFF"/>
        </w:rPr>
        <w:t>Rödder</w:t>
      </w:r>
      <w:proofErr w:type="spellEnd"/>
      <w:r>
        <w:rPr>
          <w:color w:val="000000"/>
          <w:shd w:val="clear" w:color="auto" w:fill="FFFFFF"/>
        </w:rPr>
        <w:t>, D. (2023). A global analysis of habitat fragmentation</w:t>
      </w:r>
    </w:p>
    <w:p w14:paraId="0FB7D2AF"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research in reptiles and amphibians: what have we done so far? Biodiversity and</w:t>
      </w:r>
    </w:p>
    <w:p w14:paraId="1A1A2DC3"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lastRenderedPageBreak/>
        <w:t>Conservation, 32(2), 439–468. https://doi.org/10.1007/s10531-022-02530-6</w:t>
      </w:r>
    </w:p>
    <w:p w14:paraId="795A4F6D" w14:textId="77777777" w:rsidR="00BA4C6D" w:rsidRDefault="00BA4C6D" w:rsidP="00BA4C6D">
      <w:pPr>
        <w:pStyle w:val="NormalWeb"/>
        <w:spacing w:before="0" w:beforeAutospacing="0" w:after="0" w:afterAutospacing="0" w:line="480" w:lineRule="auto"/>
      </w:pPr>
      <w:r>
        <w:rPr>
          <w:color w:val="000000"/>
          <w:shd w:val="clear" w:color="auto" w:fill="FFFFFF"/>
        </w:rPr>
        <w:t>Todd, B. D., Wilson, J. D.</w:t>
      </w:r>
      <w:proofErr w:type="gramStart"/>
      <w:r>
        <w:rPr>
          <w:color w:val="000000"/>
          <w:shd w:val="clear" w:color="auto" w:fill="FFFFFF"/>
        </w:rPr>
        <w:t>,  Gibbons</w:t>
      </w:r>
      <w:proofErr w:type="gramEnd"/>
      <w:r>
        <w:rPr>
          <w:color w:val="000000"/>
          <w:shd w:val="clear" w:color="auto" w:fill="FFFFFF"/>
        </w:rPr>
        <w:t>, J. W., The Global Status of Reptiles and Causes of</w:t>
      </w:r>
    </w:p>
    <w:p w14:paraId="18A614A4"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Their Decline. (2010). In Ecotoxicology of Amphibians and Reptiles (pp. 73–94).</w:t>
      </w:r>
    </w:p>
    <w:p w14:paraId="36729DC9" w14:textId="77777777" w:rsidR="00BA4C6D" w:rsidRDefault="00BA4C6D" w:rsidP="00BA4C6D">
      <w:pPr>
        <w:pStyle w:val="NormalWeb"/>
        <w:spacing w:before="0" w:beforeAutospacing="0" w:after="0" w:afterAutospacing="0" w:line="480" w:lineRule="auto"/>
        <w:ind w:firstLine="720"/>
      </w:pPr>
      <w:r>
        <w:rPr>
          <w:color w:val="000000"/>
          <w:shd w:val="clear" w:color="auto" w:fill="FFFFFF"/>
        </w:rPr>
        <w:t xml:space="preserve">CRC Press. </w:t>
      </w:r>
      <w:hyperlink r:id="rId22" w:history="1">
        <w:r>
          <w:rPr>
            <w:rStyle w:val="Hyperlink"/>
            <w:color w:val="000000"/>
            <w:shd w:val="clear" w:color="auto" w:fill="FFFFFF"/>
          </w:rPr>
          <w:t>https://doi.org/10.1201/EBK1420064162-10</w:t>
        </w:r>
      </w:hyperlink>
    </w:p>
    <w:p w14:paraId="661C096D" w14:textId="77777777" w:rsidR="00BA4C6D" w:rsidRDefault="00BA4C6D" w:rsidP="00BA4C6D">
      <w:pPr>
        <w:pStyle w:val="NormalWeb"/>
        <w:spacing w:before="0" w:beforeAutospacing="0" w:after="0" w:afterAutospacing="0" w:line="480" w:lineRule="auto"/>
      </w:pPr>
      <w:r>
        <w:rPr>
          <w:color w:val="000000"/>
        </w:rPr>
        <w:t xml:space="preserve">Yoder, T. (2014). </w:t>
      </w:r>
      <w:r>
        <w:rPr>
          <w:i/>
          <w:iCs/>
          <w:color w:val="000000"/>
        </w:rPr>
        <w:t>Unique Herpetofauna of Murphy Lake State Game Area, Tuscola County,</w:t>
      </w:r>
    </w:p>
    <w:p w14:paraId="5CA27988" w14:textId="77777777" w:rsidR="00BA4C6D" w:rsidRDefault="00BA4C6D" w:rsidP="00BA4C6D">
      <w:pPr>
        <w:pStyle w:val="NormalWeb"/>
        <w:spacing w:before="0" w:beforeAutospacing="0" w:after="0" w:afterAutospacing="0" w:line="480" w:lineRule="auto"/>
        <w:ind w:firstLine="720"/>
      </w:pPr>
      <w:r>
        <w:rPr>
          <w:i/>
          <w:iCs/>
          <w:color w:val="000000"/>
        </w:rPr>
        <w:t>Michigan: Northern Dusky Salamander (Desmognathus fuscus) and Six-lined</w:t>
      </w:r>
    </w:p>
    <w:p w14:paraId="601D3590" w14:textId="77777777" w:rsidR="00BA4C6D" w:rsidRDefault="00BA4C6D" w:rsidP="00BA4C6D">
      <w:pPr>
        <w:pStyle w:val="NormalWeb"/>
        <w:spacing w:before="0" w:beforeAutospacing="0" w:after="0" w:afterAutospacing="0" w:line="480" w:lineRule="auto"/>
        <w:ind w:firstLine="720"/>
      </w:pPr>
      <w:r>
        <w:rPr>
          <w:i/>
          <w:iCs/>
          <w:color w:val="000000"/>
        </w:rPr>
        <w:t>Racerunner (</w:t>
      </w:r>
      <w:proofErr w:type="spellStart"/>
      <w:r>
        <w:rPr>
          <w:i/>
          <w:iCs/>
          <w:color w:val="000000"/>
        </w:rPr>
        <w:t>Aspidoscelis</w:t>
      </w:r>
      <w:proofErr w:type="spellEnd"/>
      <w:r>
        <w:rPr>
          <w:i/>
          <w:iCs/>
          <w:color w:val="000000"/>
        </w:rPr>
        <w:t xml:space="preserve"> </w:t>
      </w:r>
      <w:proofErr w:type="spellStart"/>
      <w:r>
        <w:rPr>
          <w:i/>
          <w:iCs/>
          <w:color w:val="000000"/>
        </w:rPr>
        <w:t>sexlineata</w:t>
      </w:r>
      <w:proofErr w:type="spellEnd"/>
      <w:r>
        <w:rPr>
          <w:i/>
          <w:iCs/>
          <w:color w:val="000000"/>
        </w:rPr>
        <w:t>)</w:t>
      </w:r>
      <w:r>
        <w:rPr>
          <w:color w:val="000000"/>
        </w:rPr>
        <w:t xml:space="preserve"> [Unpublished master’s thesis]. University of</w:t>
      </w:r>
    </w:p>
    <w:p w14:paraId="5B9CC960" w14:textId="77777777" w:rsidR="00BA4C6D" w:rsidRDefault="00BA4C6D" w:rsidP="00BA4C6D">
      <w:pPr>
        <w:pStyle w:val="NormalWeb"/>
        <w:spacing w:before="0" w:beforeAutospacing="0" w:after="0" w:afterAutospacing="0" w:line="480" w:lineRule="auto"/>
        <w:ind w:firstLine="720"/>
      </w:pPr>
      <w:r>
        <w:rPr>
          <w:color w:val="000000"/>
        </w:rPr>
        <w:t>Michigan-Flint.</w:t>
      </w:r>
    </w:p>
    <w:p w14:paraId="28E64F94" w14:textId="77777777" w:rsidR="00BA4C6D" w:rsidRDefault="00BA4C6D" w:rsidP="00BA4C6D"/>
    <w:p w14:paraId="3C71D725" w14:textId="2D1207DF" w:rsidR="00BA4C6D" w:rsidRDefault="00BA4C6D" w:rsidP="00BA4C6D"/>
    <w:p w14:paraId="2E02A554" w14:textId="77777777" w:rsidR="00D6467C" w:rsidRDefault="00D6467C"/>
    <w:sectPr w:rsidR="00D6467C" w:rsidSect="00F6700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4FA9B" w14:textId="77777777" w:rsidR="00D37069" w:rsidRDefault="00D37069" w:rsidP="00594E80">
      <w:r>
        <w:separator/>
      </w:r>
    </w:p>
  </w:endnote>
  <w:endnote w:type="continuationSeparator" w:id="0">
    <w:p w14:paraId="3B234E85" w14:textId="77777777" w:rsidR="00D37069" w:rsidRDefault="00D37069" w:rsidP="00594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1834919"/>
      <w:docPartObj>
        <w:docPartGallery w:val="Page Numbers (Bottom of Page)"/>
        <w:docPartUnique/>
      </w:docPartObj>
    </w:sdtPr>
    <w:sdtEndPr>
      <w:rPr>
        <w:rStyle w:val="PageNumber"/>
      </w:rPr>
    </w:sdtEndPr>
    <w:sdtContent>
      <w:p w14:paraId="5033781F" w14:textId="77777777" w:rsidR="00782403" w:rsidRDefault="00782403" w:rsidP="00B0441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940C3C" w14:textId="77777777" w:rsidR="00782403" w:rsidRDefault="007824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3456407"/>
      <w:docPartObj>
        <w:docPartGallery w:val="Page Numbers (Bottom of Page)"/>
        <w:docPartUnique/>
      </w:docPartObj>
    </w:sdtPr>
    <w:sdtEndPr>
      <w:rPr>
        <w:rStyle w:val="PageNumber"/>
      </w:rPr>
    </w:sdtEndPr>
    <w:sdtContent>
      <w:p w14:paraId="10ACE825" w14:textId="77777777" w:rsidR="00782403" w:rsidRDefault="00782403" w:rsidP="00B0441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5291B5" w14:textId="77777777" w:rsidR="00782403" w:rsidRDefault="007824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BF365" w14:textId="77777777" w:rsidR="00D37069" w:rsidRDefault="00D37069" w:rsidP="00594E80">
      <w:r>
        <w:separator/>
      </w:r>
    </w:p>
  </w:footnote>
  <w:footnote w:type="continuationSeparator" w:id="0">
    <w:p w14:paraId="639415F9" w14:textId="77777777" w:rsidR="00D37069" w:rsidRDefault="00D37069" w:rsidP="00594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861255"/>
    <w:multiLevelType w:val="hybridMultilevel"/>
    <w:tmpl w:val="A4F4B5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FB7AEF"/>
    <w:multiLevelType w:val="multilevel"/>
    <w:tmpl w:val="DCB80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uinn Moon">
    <w15:presenceInfo w15:providerId="None" w15:userId="Quinn Mo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FB"/>
    <w:rsid w:val="00007FFB"/>
    <w:rsid w:val="00012800"/>
    <w:rsid w:val="000174FB"/>
    <w:rsid w:val="000444BF"/>
    <w:rsid w:val="00046B33"/>
    <w:rsid w:val="000611F5"/>
    <w:rsid w:val="00070989"/>
    <w:rsid w:val="00084E9E"/>
    <w:rsid w:val="00087B5B"/>
    <w:rsid w:val="000B4102"/>
    <w:rsid w:val="000C390E"/>
    <w:rsid w:val="000D1DBC"/>
    <w:rsid w:val="000E6DA9"/>
    <w:rsid w:val="001042BB"/>
    <w:rsid w:val="00134A34"/>
    <w:rsid w:val="00140431"/>
    <w:rsid w:val="0015228F"/>
    <w:rsid w:val="0016187F"/>
    <w:rsid w:val="00165399"/>
    <w:rsid w:val="001A75F8"/>
    <w:rsid w:val="001C38DF"/>
    <w:rsid w:val="001D2EDD"/>
    <w:rsid w:val="001E7F6E"/>
    <w:rsid w:val="001F701F"/>
    <w:rsid w:val="00202B33"/>
    <w:rsid w:val="00216C48"/>
    <w:rsid w:val="00217336"/>
    <w:rsid w:val="002204E7"/>
    <w:rsid w:val="00226F8B"/>
    <w:rsid w:val="002707AF"/>
    <w:rsid w:val="00271EC9"/>
    <w:rsid w:val="002850D7"/>
    <w:rsid w:val="002902FA"/>
    <w:rsid w:val="002926C3"/>
    <w:rsid w:val="00293838"/>
    <w:rsid w:val="002942B6"/>
    <w:rsid w:val="002A64D5"/>
    <w:rsid w:val="002B294C"/>
    <w:rsid w:val="002C74E0"/>
    <w:rsid w:val="002E064D"/>
    <w:rsid w:val="002F5D0A"/>
    <w:rsid w:val="003410C1"/>
    <w:rsid w:val="003550C3"/>
    <w:rsid w:val="00363DA0"/>
    <w:rsid w:val="0036537A"/>
    <w:rsid w:val="00371550"/>
    <w:rsid w:val="00376699"/>
    <w:rsid w:val="003846F0"/>
    <w:rsid w:val="003B1003"/>
    <w:rsid w:val="003F57AF"/>
    <w:rsid w:val="00414A48"/>
    <w:rsid w:val="004159C3"/>
    <w:rsid w:val="004345C2"/>
    <w:rsid w:val="0045384C"/>
    <w:rsid w:val="004545B5"/>
    <w:rsid w:val="0046666A"/>
    <w:rsid w:val="00471D08"/>
    <w:rsid w:val="00482560"/>
    <w:rsid w:val="00494BA6"/>
    <w:rsid w:val="004A04D9"/>
    <w:rsid w:val="004A6AFF"/>
    <w:rsid w:val="004C54FF"/>
    <w:rsid w:val="004C5E22"/>
    <w:rsid w:val="004D3B6E"/>
    <w:rsid w:val="004F11F8"/>
    <w:rsid w:val="004F34B5"/>
    <w:rsid w:val="004F7CFE"/>
    <w:rsid w:val="00504E56"/>
    <w:rsid w:val="00523F7D"/>
    <w:rsid w:val="005272D7"/>
    <w:rsid w:val="00536F2D"/>
    <w:rsid w:val="00547D39"/>
    <w:rsid w:val="00551A67"/>
    <w:rsid w:val="0057243A"/>
    <w:rsid w:val="00582B93"/>
    <w:rsid w:val="00586923"/>
    <w:rsid w:val="00590C16"/>
    <w:rsid w:val="00594E80"/>
    <w:rsid w:val="005C6A03"/>
    <w:rsid w:val="005F6EC2"/>
    <w:rsid w:val="006146C2"/>
    <w:rsid w:val="00616514"/>
    <w:rsid w:val="00620855"/>
    <w:rsid w:val="00646A43"/>
    <w:rsid w:val="006509B0"/>
    <w:rsid w:val="006668B8"/>
    <w:rsid w:val="00694B92"/>
    <w:rsid w:val="00695A41"/>
    <w:rsid w:val="006B32E0"/>
    <w:rsid w:val="006D0B6F"/>
    <w:rsid w:val="006D7247"/>
    <w:rsid w:val="006F4484"/>
    <w:rsid w:val="0070076D"/>
    <w:rsid w:val="00723020"/>
    <w:rsid w:val="007364E2"/>
    <w:rsid w:val="00742E3E"/>
    <w:rsid w:val="00782403"/>
    <w:rsid w:val="00794B39"/>
    <w:rsid w:val="0079596A"/>
    <w:rsid w:val="007A1145"/>
    <w:rsid w:val="007B0174"/>
    <w:rsid w:val="007C7DA9"/>
    <w:rsid w:val="007D1FE2"/>
    <w:rsid w:val="007F5526"/>
    <w:rsid w:val="00802FA6"/>
    <w:rsid w:val="008075FB"/>
    <w:rsid w:val="008143A4"/>
    <w:rsid w:val="00821C87"/>
    <w:rsid w:val="008270FC"/>
    <w:rsid w:val="0086028C"/>
    <w:rsid w:val="0086074D"/>
    <w:rsid w:val="0086735F"/>
    <w:rsid w:val="008705A0"/>
    <w:rsid w:val="008A3311"/>
    <w:rsid w:val="008B4F3A"/>
    <w:rsid w:val="008D2DE1"/>
    <w:rsid w:val="008E3192"/>
    <w:rsid w:val="008E492B"/>
    <w:rsid w:val="008F1364"/>
    <w:rsid w:val="008F6E26"/>
    <w:rsid w:val="00914E0D"/>
    <w:rsid w:val="00945B78"/>
    <w:rsid w:val="00953B91"/>
    <w:rsid w:val="009E4CAF"/>
    <w:rsid w:val="009E5459"/>
    <w:rsid w:val="00A306B2"/>
    <w:rsid w:val="00A40CC3"/>
    <w:rsid w:val="00A45747"/>
    <w:rsid w:val="00A5112F"/>
    <w:rsid w:val="00A55E03"/>
    <w:rsid w:val="00A62CE0"/>
    <w:rsid w:val="00A6367C"/>
    <w:rsid w:val="00A6530B"/>
    <w:rsid w:val="00A8567C"/>
    <w:rsid w:val="00AA3C37"/>
    <w:rsid w:val="00AB211C"/>
    <w:rsid w:val="00AC3480"/>
    <w:rsid w:val="00B0441B"/>
    <w:rsid w:val="00B20E74"/>
    <w:rsid w:val="00B24B78"/>
    <w:rsid w:val="00B52074"/>
    <w:rsid w:val="00B54229"/>
    <w:rsid w:val="00B63113"/>
    <w:rsid w:val="00B667E1"/>
    <w:rsid w:val="00B81229"/>
    <w:rsid w:val="00B85581"/>
    <w:rsid w:val="00B927C4"/>
    <w:rsid w:val="00BA4C6D"/>
    <w:rsid w:val="00BC7ED9"/>
    <w:rsid w:val="00BD5264"/>
    <w:rsid w:val="00BE4AEE"/>
    <w:rsid w:val="00C43429"/>
    <w:rsid w:val="00C604BC"/>
    <w:rsid w:val="00CD53D8"/>
    <w:rsid w:val="00CD6C15"/>
    <w:rsid w:val="00CE3499"/>
    <w:rsid w:val="00CF3C91"/>
    <w:rsid w:val="00D00080"/>
    <w:rsid w:val="00D05128"/>
    <w:rsid w:val="00D30778"/>
    <w:rsid w:val="00D31AE3"/>
    <w:rsid w:val="00D37069"/>
    <w:rsid w:val="00D44E37"/>
    <w:rsid w:val="00D561F8"/>
    <w:rsid w:val="00D56F17"/>
    <w:rsid w:val="00D6467C"/>
    <w:rsid w:val="00D80868"/>
    <w:rsid w:val="00DA34CD"/>
    <w:rsid w:val="00DC6774"/>
    <w:rsid w:val="00DE79FD"/>
    <w:rsid w:val="00DF1D1A"/>
    <w:rsid w:val="00E0554D"/>
    <w:rsid w:val="00E05714"/>
    <w:rsid w:val="00E12E10"/>
    <w:rsid w:val="00E23BFC"/>
    <w:rsid w:val="00E345DD"/>
    <w:rsid w:val="00E56A18"/>
    <w:rsid w:val="00E656E3"/>
    <w:rsid w:val="00E87E4F"/>
    <w:rsid w:val="00EC76BF"/>
    <w:rsid w:val="00EE00B5"/>
    <w:rsid w:val="00EF7704"/>
    <w:rsid w:val="00F15071"/>
    <w:rsid w:val="00F2384E"/>
    <w:rsid w:val="00F42FE4"/>
    <w:rsid w:val="00F54A60"/>
    <w:rsid w:val="00F66B8B"/>
    <w:rsid w:val="00F6700E"/>
    <w:rsid w:val="00F858DE"/>
    <w:rsid w:val="00FA714F"/>
    <w:rsid w:val="00FB54F1"/>
    <w:rsid w:val="00FD54D3"/>
    <w:rsid w:val="00FD66A9"/>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56614"/>
  <w14:defaultImageDpi w14:val="32767"/>
  <w15:chartTrackingRefBased/>
  <w15:docId w15:val="{54DEBA36-BFFE-0D4D-876B-50A6A4888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902F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0431"/>
    <w:pPr>
      <w:spacing w:before="100" w:beforeAutospacing="1" w:after="100" w:afterAutospacing="1"/>
    </w:pPr>
  </w:style>
  <w:style w:type="character" w:customStyle="1" w:styleId="apple-tab-span">
    <w:name w:val="apple-tab-span"/>
    <w:basedOn w:val="DefaultParagraphFont"/>
    <w:rsid w:val="00140431"/>
  </w:style>
  <w:style w:type="character" w:styleId="Strong">
    <w:name w:val="Strong"/>
    <w:basedOn w:val="DefaultParagraphFont"/>
    <w:uiPriority w:val="22"/>
    <w:qFormat/>
    <w:rsid w:val="0016187F"/>
    <w:rPr>
      <w:b/>
      <w:bCs/>
    </w:rPr>
  </w:style>
  <w:style w:type="character" w:customStyle="1" w:styleId="il">
    <w:name w:val="il"/>
    <w:basedOn w:val="DefaultParagraphFont"/>
    <w:rsid w:val="0016187F"/>
  </w:style>
  <w:style w:type="paragraph" w:styleId="Footer">
    <w:name w:val="footer"/>
    <w:basedOn w:val="Normal"/>
    <w:link w:val="FooterChar"/>
    <w:uiPriority w:val="99"/>
    <w:unhideWhenUsed/>
    <w:rsid w:val="00594E80"/>
    <w:pPr>
      <w:tabs>
        <w:tab w:val="center" w:pos="4680"/>
        <w:tab w:val="right" w:pos="9360"/>
      </w:tabs>
    </w:pPr>
  </w:style>
  <w:style w:type="character" w:customStyle="1" w:styleId="FooterChar">
    <w:name w:val="Footer Char"/>
    <w:basedOn w:val="DefaultParagraphFont"/>
    <w:link w:val="Footer"/>
    <w:uiPriority w:val="99"/>
    <w:rsid w:val="00594E80"/>
    <w:rPr>
      <w:rFonts w:ascii="Times New Roman" w:eastAsia="Times New Roman" w:hAnsi="Times New Roman" w:cs="Times New Roman"/>
    </w:rPr>
  </w:style>
  <w:style w:type="character" w:styleId="PageNumber">
    <w:name w:val="page number"/>
    <w:basedOn w:val="DefaultParagraphFont"/>
    <w:uiPriority w:val="99"/>
    <w:semiHidden/>
    <w:unhideWhenUsed/>
    <w:rsid w:val="00594E80"/>
  </w:style>
  <w:style w:type="paragraph" w:styleId="Header">
    <w:name w:val="header"/>
    <w:basedOn w:val="Normal"/>
    <w:link w:val="HeaderChar"/>
    <w:uiPriority w:val="99"/>
    <w:unhideWhenUsed/>
    <w:rsid w:val="00594E80"/>
    <w:pPr>
      <w:tabs>
        <w:tab w:val="center" w:pos="4680"/>
        <w:tab w:val="right" w:pos="9360"/>
      </w:tabs>
    </w:pPr>
  </w:style>
  <w:style w:type="character" w:customStyle="1" w:styleId="HeaderChar">
    <w:name w:val="Header Char"/>
    <w:basedOn w:val="DefaultParagraphFont"/>
    <w:link w:val="Header"/>
    <w:uiPriority w:val="99"/>
    <w:rsid w:val="00594E80"/>
    <w:rPr>
      <w:rFonts w:ascii="Times New Roman" w:eastAsia="Times New Roman" w:hAnsi="Times New Roman" w:cs="Times New Roman"/>
    </w:rPr>
  </w:style>
  <w:style w:type="paragraph" w:styleId="Revision">
    <w:name w:val="Revision"/>
    <w:hidden/>
    <w:uiPriority w:val="99"/>
    <w:semiHidden/>
    <w:rsid w:val="00694B92"/>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042BB"/>
    <w:rPr>
      <w:sz w:val="16"/>
      <w:szCs w:val="16"/>
    </w:rPr>
  </w:style>
  <w:style w:type="paragraph" w:styleId="CommentText">
    <w:name w:val="annotation text"/>
    <w:basedOn w:val="Normal"/>
    <w:link w:val="CommentTextChar"/>
    <w:uiPriority w:val="99"/>
    <w:semiHidden/>
    <w:unhideWhenUsed/>
    <w:rsid w:val="001042BB"/>
    <w:rPr>
      <w:sz w:val="20"/>
      <w:szCs w:val="20"/>
    </w:rPr>
  </w:style>
  <w:style w:type="character" w:customStyle="1" w:styleId="CommentTextChar">
    <w:name w:val="Comment Text Char"/>
    <w:basedOn w:val="DefaultParagraphFont"/>
    <w:link w:val="CommentText"/>
    <w:uiPriority w:val="99"/>
    <w:semiHidden/>
    <w:rsid w:val="001042B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042BB"/>
    <w:rPr>
      <w:b/>
      <w:bCs/>
    </w:rPr>
  </w:style>
  <w:style w:type="character" w:customStyle="1" w:styleId="CommentSubjectChar">
    <w:name w:val="Comment Subject Char"/>
    <w:basedOn w:val="CommentTextChar"/>
    <w:link w:val="CommentSubject"/>
    <w:uiPriority w:val="99"/>
    <w:semiHidden/>
    <w:rsid w:val="001042B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668B8"/>
    <w:rPr>
      <w:sz w:val="18"/>
      <w:szCs w:val="18"/>
    </w:rPr>
  </w:style>
  <w:style w:type="character" w:customStyle="1" w:styleId="BalloonTextChar">
    <w:name w:val="Balloon Text Char"/>
    <w:basedOn w:val="DefaultParagraphFont"/>
    <w:link w:val="BalloonText"/>
    <w:uiPriority w:val="99"/>
    <w:semiHidden/>
    <w:rsid w:val="006668B8"/>
    <w:rPr>
      <w:rFonts w:ascii="Times New Roman" w:eastAsia="Times New Roman" w:hAnsi="Times New Roman" w:cs="Times New Roman"/>
      <w:sz w:val="18"/>
      <w:szCs w:val="18"/>
    </w:rPr>
  </w:style>
  <w:style w:type="character" w:styleId="Hyperlink">
    <w:name w:val="Hyperlink"/>
    <w:basedOn w:val="DefaultParagraphFont"/>
    <w:uiPriority w:val="99"/>
    <w:semiHidden/>
    <w:unhideWhenUsed/>
    <w:rsid w:val="00BA4C6D"/>
    <w:rPr>
      <w:color w:val="0000FF"/>
      <w:u w:val="single"/>
    </w:rPr>
  </w:style>
  <w:style w:type="paragraph" w:styleId="ListParagraph">
    <w:name w:val="List Paragraph"/>
    <w:basedOn w:val="Normal"/>
    <w:uiPriority w:val="34"/>
    <w:qFormat/>
    <w:rsid w:val="004F34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176625">
      <w:bodyDiv w:val="1"/>
      <w:marLeft w:val="0"/>
      <w:marRight w:val="0"/>
      <w:marTop w:val="0"/>
      <w:marBottom w:val="0"/>
      <w:divBdr>
        <w:top w:val="none" w:sz="0" w:space="0" w:color="auto"/>
        <w:left w:val="none" w:sz="0" w:space="0" w:color="auto"/>
        <w:bottom w:val="none" w:sz="0" w:space="0" w:color="auto"/>
        <w:right w:val="none" w:sz="0" w:space="0" w:color="auto"/>
      </w:divBdr>
    </w:div>
    <w:div w:id="350380379">
      <w:bodyDiv w:val="1"/>
      <w:marLeft w:val="0"/>
      <w:marRight w:val="0"/>
      <w:marTop w:val="0"/>
      <w:marBottom w:val="0"/>
      <w:divBdr>
        <w:top w:val="none" w:sz="0" w:space="0" w:color="auto"/>
        <w:left w:val="none" w:sz="0" w:space="0" w:color="auto"/>
        <w:bottom w:val="none" w:sz="0" w:space="0" w:color="auto"/>
        <w:right w:val="none" w:sz="0" w:space="0" w:color="auto"/>
      </w:divBdr>
    </w:div>
    <w:div w:id="465437749">
      <w:bodyDiv w:val="1"/>
      <w:marLeft w:val="0"/>
      <w:marRight w:val="0"/>
      <w:marTop w:val="0"/>
      <w:marBottom w:val="0"/>
      <w:divBdr>
        <w:top w:val="none" w:sz="0" w:space="0" w:color="auto"/>
        <w:left w:val="none" w:sz="0" w:space="0" w:color="auto"/>
        <w:bottom w:val="none" w:sz="0" w:space="0" w:color="auto"/>
        <w:right w:val="none" w:sz="0" w:space="0" w:color="auto"/>
      </w:divBdr>
    </w:div>
    <w:div w:id="571889264">
      <w:bodyDiv w:val="1"/>
      <w:marLeft w:val="0"/>
      <w:marRight w:val="0"/>
      <w:marTop w:val="0"/>
      <w:marBottom w:val="0"/>
      <w:divBdr>
        <w:top w:val="none" w:sz="0" w:space="0" w:color="auto"/>
        <w:left w:val="none" w:sz="0" w:space="0" w:color="auto"/>
        <w:bottom w:val="none" w:sz="0" w:space="0" w:color="auto"/>
        <w:right w:val="none" w:sz="0" w:space="0" w:color="auto"/>
      </w:divBdr>
    </w:div>
    <w:div w:id="597717178">
      <w:bodyDiv w:val="1"/>
      <w:marLeft w:val="0"/>
      <w:marRight w:val="0"/>
      <w:marTop w:val="0"/>
      <w:marBottom w:val="0"/>
      <w:divBdr>
        <w:top w:val="none" w:sz="0" w:space="0" w:color="auto"/>
        <w:left w:val="none" w:sz="0" w:space="0" w:color="auto"/>
        <w:bottom w:val="none" w:sz="0" w:space="0" w:color="auto"/>
        <w:right w:val="none" w:sz="0" w:space="0" w:color="auto"/>
      </w:divBdr>
    </w:div>
    <w:div w:id="838078941">
      <w:bodyDiv w:val="1"/>
      <w:marLeft w:val="0"/>
      <w:marRight w:val="0"/>
      <w:marTop w:val="0"/>
      <w:marBottom w:val="0"/>
      <w:divBdr>
        <w:top w:val="none" w:sz="0" w:space="0" w:color="auto"/>
        <w:left w:val="none" w:sz="0" w:space="0" w:color="auto"/>
        <w:bottom w:val="none" w:sz="0" w:space="0" w:color="auto"/>
        <w:right w:val="none" w:sz="0" w:space="0" w:color="auto"/>
      </w:divBdr>
    </w:div>
    <w:div w:id="850602835">
      <w:bodyDiv w:val="1"/>
      <w:marLeft w:val="0"/>
      <w:marRight w:val="0"/>
      <w:marTop w:val="0"/>
      <w:marBottom w:val="0"/>
      <w:divBdr>
        <w:top w:val="none" w:sz="0" w:space="0" w:color="auto"/>
        <w:left w:val="none" w:sz="0" w:space="0" w:color="auto"/>
        <w:bottom w:val="none" w:sz="0" w:space="0" w:color="auto"/>
        <w:right w:val="none" w:sz="0" w:space="0" w:color="auto"/>
      </w:divBdr>
    </w:div>
    <w:div w:id="922836449">
      <w:bodyDiv w:val="1"/>
      <w:marLeft w:val="0"/>
      <w:marRight w:val="0"/>
      <w:marTop w:val="0"/>
      <w:marBottom w:val="0"/>
      <w:divBdr>
        <w:top w:val="none" w:sz="0" w:space="0" w:color="auto"/>
        <w:left w:val="none" w:sz="0" w:space="0" w:color="auto"/>
        <w:bottom w:val="none" w:sz="0" w:space="0" w:color="auto"/>
        <w:right w:val="none" w:sz="0" w:space="0" w:color="auto"/>
      </w:divBdr>
    </w:div>
    <w:div w:id="1053040902">
      <w:bodyDiv w:val="1"/>
      <w:marLeft w:val="0"/>
      <w:marRight w:val="0"/>
      <w:marTop w:val="0"/>
      <w:marBottom w:val="0"/>
      <w:divBdr>
        <w:top w:val="none" w:sz="0" w:space="0" w:color="auto"/>
        <w:left w:val="none" w:sz="0" w:space="0" w:color="auto"/>
        <w:bottom w:val="none" w:sz="0" w:space="0" w:color="auto"/>
        <w:right w:val="none" w:sz="0" w:space="0" w:color="auto"/>
      </w:divBdr>
    </w:div>
    <w:div w:id="1144541703">
      <w:bodyDiv w:val="1"/>
      <w:marLeft w:val="0"/>
      <w:marRight w:val="0"/>
      <w:marTop w:val="0"/>
      <w:marBottom w:val="0"/>
      <w:divBdr>
        <w:top w:val="none" w:sz="0" w:space="0" w:color="auto"/>
        <w:left w:val="none" w:sz="0" w:space="0" w:color="auto"/>
        <w:bottom w:val="none" w:sz="0" w:space="0" w:color="auto"/>
        <w:right w:val="none" w:sz="0" w:space="0" w:color="auto"/>
      </w:divBdr>
      <w:divsChild>
        <w:div w:id="1796633030">
          <w:marLeft w:val="0"/>
          <w:marRight w:val="0"/>
          <w:marTop w:val="0"/>
          <w:marBottom w:val="0"/>
          <w:divBdr>
            <w:top w:val="none" w:sz="0" w:space="0" w:color="auto"/>
            <w:left w:val="none" w:sz="0" w:space="0" w:color="auto"/>
            <w:bottom w:val="none" w:sz="0" w:space="0" w:color="auto"/>
            <w:right w:val="none" w:sz="0" w:space="0" w:color="auto"/>
          </w:divBdr>
        </w:div>
        <w:div w:id="1726417376">
          <w:marLeft w:val="0"/>
          <w:marRight w:val="0"/>
          <w:marTop w:val="0"/>
          <w:marBottom w:val="0"/>
          <w:divBdr>
            <w:top w:val="none" w:sz="0" w:space="0" w:color="auto"/>
            <w:left w:val="none" w:sz="0" w:space="0" w:color="auto"/>
            <w:bottom w:val="none" w:sz="0" w:space="0" w:color="auto"/>
            <w:right w:val="none" w:sz="0" w:space="0" w:color="auto"/>
          </w:divBdr>
        </w:div>
        <w:div w:id="1826778500">
          <w:marLeft w:val="0"/>
          <w:marRight w:val="0"/>
          <w:marTop w:val="0"/>
          <w:marBottom w:val="0"/>
          <w:divBdr>
            <w:top w:val="none" w:sz="0" w:space="0" w:color="auto"/>
            <w:left w:val="none" w:sz="0" w:space="0" w:color="auto"/>
            <w:bottom w:val="none" w:sz="0" w:space="0" w:color="auto"/>
            <w:right w:val="none" w:sz="0" w:space="0" w:color="auto"/>
          </w:divBdr>
        </w:div>
        <w:div w:id="276986761">
          <w:marLeft w:val="0"/>
          <w:marRight w:val="0"/>
          <w:marTop w:val="0"/>
          <w:marBottom w:val="0"/>
          <w:divBdr>
            <w:top w:val="none" w:sz="0" w:space="0" w:color="auto"/>
            <w:left w:val="none" w:sz="0" w:space="0" w:color="auto"/>
            <w:bottom w:val="none" w:sz="0" w:space="0" w:color="auto"/>
            <w:right w:val="none" w:sz="0" w:space="0" w:color="auto"/>
          </w:divBdr>
        </w:div>
        <w:div w:id="1795706374">
          <w:marLeft w:val="0"/>
          <w:marRight w:val="0"/>
          <w:marTop w:val="0"/>
          <w:marBottom w:val="0"/>
          <w:divBdr>
            <w:top w:val="none" w:sz="0" w:space="0" w:color="auto"/>
            <w:left w:val="none" w:sz="0" w:space="0" w:color="auto"/>
            <w:bottom w:val="none" w:sz="0" w:space="0" w:color="auto"/>
            <w:right w:val="none" w:sz="0" w:space="0" w:color="auto"/>
          </w:divBdr>
        </w:div>
        <w:div w:id="1737821462">
          <w:marLeft w:val="0"/>
          <w:marRight w:val="0"/>
          <w:marTop w:val="0"/>
          <w:marBottom w:val="0"/>
          <w:divBdr>
            <w:top w:val="none" w:sz="0" w:space="0" w:color="auto"/>
            <w:left w:val="none" w:sz="0" w:space="0" w:color="auto"/>
            <w:bottom w:val="none" w:sz="0" w:space="0" w:color="auto"/>
            <w:right w:val="none" w:sz="0" w:space="0" w:color="auto"/>
          </w:divBdr>
        </w:div>
        <w:div w:id="412823537">
          <w:marLeft w:val="0"/>
          <w:marRight w:val="0"/>
          <w:marTop w:val="0"/>
          <w:marBottom w:val="0"/>
          <w:divBdr>
            <w:top w:val="none" w:sz="0" w:space="0" w:color="auto"/>
            <w:left w:val="none" w:sz="0" w:space="0" w:color="auto"/>
            <w:bottom w:val="none" w:sz="0" w:space="0" w:color="auto"/>
            <w:right w:val="none" w:sz="0" w:space="0" w:color="auto"/>
          </w:divBdr>
        </w:div>
        <w:div w:id="1012297287">
          <w:marLeft w:val="0"/>
          <w:marRight w:val="0"/>
          <w:marTop w:val="0"/>
          <w:marBottom w:val="0"/>
          <w:divBdr>
            <w:top w:val="none" w:sz="0" w:space="0" w:color="auto"/>
            <w:left w:val="none" w:sz="0" w:space="0" w:color="auto"/>
            <w:bottom w:val="none" w:sz="0" w:space="0" w:color="auto"/>
            <w:right w:val="none" w:sz="0" w:space="0" w:color="auto"/>
          </w:divBdr>
        </w:div>
        <w:div w:id="1004671109">
          <w:marLeft w:val="0"/>
          <w:marRight w:val="0"/>
          <w:marTop w:val="0"/>
          <w:marBottom w:val="0"/>
          <w:divBdr>
            <w:top w:val="none" w:sz="0" w:space="0" w:color="auto"/>
            <w:left w:val="none" w:sz="0" w:space="0" w:color="auto"/>
            <w:bottom w:val="none" w:sz="0" w:space="0" w:color="auto"/>
            <w:right w:val="none" w:sz="0" w:space="0" w:color="auto"/>
          </w:divBdr>
        </w:div>
        <w:div w:id="1051072896">
          <w:marLeft w:val="0"/>
          <w:marRight w:val="0"/>
          <w:marTop w:val="0"/>
          <w:marBottom w:val="0"/>
          <w:divBdr>
            <w:top w:val="none" w:sz="0" w:space="0" w:color="auto"/>
            <w:left w:val="none" w:sz="0" w:space="0" w:color="auto"/>
            <w:bottom w:val="none" w:sz="0" w:space="0" w:color="auto"/>
            <w:right w:val="none" w:sz="0" w:space="0" w:color="auto"/>
          </w:divBdr>
        </w:div>
        <w:div w:id="1077627263">
          <w:marLeft w:val="0"/>
          <w:marRight w:val="0"/>
          <w:marTop w:val="0"/>
          <w:marBottom w:val="0"/>
          <w:divBdr>
            <w:top w:val="none" w:sz="0" w:space="0" w:color="auto"/>
            <w:left w:val="none" w:sz="0" w:space="0" w:color="auto"/>
            <w:bottom w:val="none" w:sz="0" w:space="0" w:color="auto"/>
            <w:right w:val="none" w:sz="0" w:space="0" w:color="auto"/>
          </w:divBdr>
        </w:div>
        <w:div w:id="917594316">
          <w:marLeft w:val="0"/>
          <w:marRight w:val="0"/>
          <w:marTop w:val="0"/>
          <w:marBottom w:val="0"/>
          <w:divBdr>
            <w:top w:val="none" w:sz="0" w:space="0" w:color="auto"/>
            <w:left w:val="none" w:sz="0" w:space="0" w:color="auto"/>
            <w:bottom w:val="none" w:sz="0" w:space="0" w:color="auto"/>
            <w:right w:val="none" w:sz="0" w:space="0" w:color="auto"/>
          </w:divBdr>
        </w:div>
        <w:div w:id="132331782">
          <w:marLeft w:val="0"/>
          <w:marRight w:val="0"/>
          <w:marTop w:val="0"/>
          <w:marBottom w:val="0"/>
          <w:divBdr>
            <w:top w:val="none" w:sz="0" w:space="0" w:color="auto"/>
            <w:left w:val="none" w:sz="0" w:space="0" w:color="auto"/>
            <w:bottom w:val="none" w:sz="0" w:space="0" w:color="auto"/>
            <w:right w:val="none" w:sz="0" w:space="0" w:color="auto"/>
          </w:divBdr>
        </w:div>
        <w:div w:id="1024867935">
          <w:marLeft w:val="0"/>
          <w:marRight w:val="0"/>
          <w:marTop w:val="0"/>
          <w:marBottom w:val="0"/>
          <w:divBdr>
            <w:top w:val="none" w:sz="0" w:space="0" w:color="auto"/>
            <w:left w:val="none" w:sz="0" w:space="0" w:color="auto"/>
            <w:bottom w:val="none" w:sz="0" w:space="0" w:color="auto"/>
            <w:right w:val="none" w:sz="0" w:space="0" w:color="auto"/>
          </w:divBdr>
        </w:div>
        <w:div w:id="1750997182">
          <w:marLeft w:val="0"/>
          <w:marRight w:val="0"/>
          <w:marTop w:val="0"/>
          <w:marBottom w:val="0"/>
          <w:divBdr>
            <w:top w:val="none" w:sz="0" w:space="0" w:color="auto"/>
            <w:left w:val="none" w:sz="0" w:space="0" w:color="auto"/>
            <w:bottom w:val="none" w:sz="0" w:space="0" w:color="auto"/>
            <w:right w:val="none" w:sz="0" w:space="0" w:color="auto"/>
          </w:divBdr>
        </w:div>
        <w:div w:id="1093286554">
          <w:marLeft w:val="0"/>
          <w:marRight w:val="0"/>
          <w:marTop w:val="0"/>
          <w:marBottom w:val="0"/>
          <w:divBdr>
            <w:top w:val="none" w:sz="0" w:space="0" w:color="auto"/>
            <w:left w:val="none" w:sz="0" w:space="0" w:color="auto"/>
            <w:bottom w:val="none" w:sz="0" w:space="0" w:color="auto"/>
            <w:right w:val="none" w:sz="0" w:space="0" w:color="auto"/>
          </w:divBdr>
        </w:div>
        <w:div w:id="1222405289">
          <w:marLeft w:val="0"/>
          <w:marRight w:val="0"/>
          <w:marTop w:val="0"/>
          <w:marBottom w:val="0"/>
          <w:divBdr>
            <w:top w:val="none" w:sz="0" w:space="0" w:color="auto"/>
            <w:left w:val="none" w:sz="0" w:space="0" w:color="auto"/>
            <w:bottom w:val="none" w:sz="0" w:space="0" w:color="auto"/>
            <w:right w:val="none" w:sz="0" w:space="0" w:color="auto"/>
          </w:divBdr>
        </w:div>
        <w:div w:id="759569081">
          <w:marLeft w:val="0"/>
          <w:marRight w:val="0"/>
          <w:marTop w:val="0"/>
          <w:marBottom w:val="0"/>
          <w:divBdr>
            <w:top w:val="none" w:sz="0" w:space="0" w:color="auto"/>
            <w:left w:val="none" w:sz="0" w:space="0" w:color="auto"/>
            <w:bottom w:val="none" w:sz="0" w:space="0" w:color="auto"/>
            <w:right w:val="none" w:sz="0" w:space="0" w:color="auto"/>
          </w:divBdr>
        </w:div>
        <w:div w:id="1186217291">
          <w:marLeft w:val="0"/>
          <w:marRight w:val="0"/>
          <w:marTop w:val="0"/>
          <w:marBottom w:val="0"/>
          <w:divBdr>
            <w:top w:val="none" w:sz="0" w:space="0" w:color="auto"/>
            <w:left w:val="none" w:sz="0" w:space="0" w:color="auto"/>
            <w:bottom w:val="none" w:sz="0" w:space="0" w:color="auto"/>
            <w:right w:val="none" w:sz="0" w:space="0" w:color="auto"/>
          </w:divBdr>
        </w:div>
        <w:div w:id="2057586258">
          <w:marLeft w:val="0"/>
          <w:marRight w:val="0"/>
          <w:marTop w:val="0"/>
          <w:marBottom w:val="0"/>
          <w:divBdr>
            <w:top w:val="none" w:sz="0" w:space="0" w:color="auto"/>
            <w:left w:val="none" w:sz="0" w:space="0" w:color="auto"/>
            <w:bottom w:val="none" w:sz="0" w:space="0" w:color="auto"/>
            <w:right w:val="none" w:sz="0" w:space="0" w:color="auto"/>
          </w:divBdr>
        </w:div>
        <w:div w:id="1356611221">
          <w:marLeft w:val="0"/>
          <w:marRight w:val="0"/>
          <w:marTop w:val="0"/>
          <w:marBottom w:val="0"/>
          <w:divBdr>
            <w:top w:val="none" w:sz="0" w:space="0" w:color="auto"/>
            <w:left w:val="none" w:sz="0" w:space="0" w:color="auto"/>
            <w:bottom w:val="none" w:sz="0" w:space="0" w:color="auto"/>
            <w:right w:val="none" w:sz="0" w:space="0" w:color="auto"/>
          </w:divBdr>
        </w:div>
        <w:div w:id="108277765">
          <w:marLeft w:val="0"/>
          <w:marRight w:val="0"/>
          <w:marTop w:val="0"/>
          <w:marBottom w:val="0"/>
          <w:divBdr>
            <w:top w:val="none" w:sz="0" w:space="0" w:color="auto"/>
            <w:left w:val="none" w:sz="0" w:space="0" w:color="auto"/>
            <w:bottom w:val="none" w:sz="0" w:space="0" w:color="auto"/>
            <w:right w:val="none" w:sz="0" w:space="0" w:color="auto"/>
          </w:divBdr>
        </w:div>
        <w:div w:id="1123693239">
          <w:marLeft w:val="0"/>
          <w:marRight w:val="0"/>
          <w:marTop w:val="0"/>
          <w:marBottom w:val="0"/>
          <w:divBdr>
            <w:top w:val="none" w:sz="0" w:space="0" w:color="auto"/>
            <w:left w:val="none" w:sz="0" w:space="0" w:color="auto"/>
            <w:bottom w:val="none" w:sz="0" w:space="0" w:color="auto"/>
            <w:right w:val="none" w:sz="0" w:space="0" w:color="auto"/>
          </w:divBdr>
        </w:div>
        <w:div w:id="751046496">
          <w:marLeft w:val="0"/>
          <w:marRight w:val="0"/>
          <w:marTop w:val="0"/>
          <w:marBottom w:val="0"/>
          <w:divBdr>
            <w:top w:val="none" w:sz="0" w:space="0" w:color="auto"/>
            <w:left w:val="none" w:sz="0" w:space="0" w:color="auto"/>
            <w:bottom w:val="none" w:sz="0" w:space="0" w:color="auto"/>
            <w:right w:val="none" w:sz="0" w:space="0" w:color="auto"/>
          </w:divBdr>
        </w:div>
        <w:div w:id="1538590182">
          <w:marLeft w:val="0"/>
          <w:marRight w:val="0"/>
          <w:marTop w:val="0"/>
          <w:marBottom w:val="0"/>
          <w:divBdr>
            <w:top w:val="none" w:sz="0" w:space="0" w:color="auto"/>
            <w:left w:val="none" w:sz="0" w:space="0" w:color="auto"/>
            <w:bottom w:val="none" w:sz="0" w:space="0" w:color="auto"/>
            <w:right w:val="none" w:sz="0" w:space="0" w:color="auto"/>
          </w:divBdr>
        </w:div>
        <w:div w:id="1359431892">
          <w:marLeft w:val="0"/>
          <w:marRight w:val="0"/>
          <w:marTop w:val="0"/>
          <w:marBottom w:val="0"/>
          <w:divBdr>
            <w:top w:val="none" w:sz="0" w:space="0" w:color="auto"/>
            <w:left w:val="none" w:sz="0" w:space="0" w:color="auto"/>
            <w:bottom w:val="none" w:sz="0" w:space="0" w:color="auto"/>
            <w:right w:val="none" w:sz="0" w:space="0" w:color="auto"/>
          </w:divBdr>
        </w:div>
        <w:div w:id="36586265">
          <w:marLeft w:val="0"/>
          <w:marRight w:val="0"/>
          <w:marTop w:val="0"/>
          <w:marBottom w:val="0"/>
          <w:divBdr>
            <w:top w:val="none" w:sz="0" w:space="0" w:color="auto"/>
            <w:left w:val="none" w:sz="0" w:space="0" w:color="auto"/>
            <w:bottom w:val="none" w:sz="0" w:space="0" w:color="auto"/>
            <w:right w:val="none" w:sz="0" w:space="0" w:color="auto"/>
          </w:divBdr>
        </w:div>
        <w:div w:id="674845823">
          <w:marLeft w:val="0"/>
          <w:marRight w:val="0"/>
          <w:marTop w:val="0"/>
          <w:marBottom w:val="0"/>
          <w:divBdr>
            <w:top w:val="none" w:sz="0" w:space="0" w:color="auto"/>
            <w:left w:val="none" w:sz="0" w:space="0" w:color="auto"/>
            <w:bottom w:val="none" w:sz="0" w:space="0" w:color="auto"/>
            <w:right w:val="none" w:sz="0" w:space="0" w:color="auto"/>
          </w:divBdr>
        </w:div>
        <w:div w:id="789475308">
          <w:marLeft w:val="0"/>
          <w:marRight w:val="0"/>
          <w:marTop w:val="0"/>
          <w:marBottom w:val="0"/>
          <w:divBdr>
            <w:top w:val="none" w:sz="0" w:space="0" w:color="auto"/>
            <w:left w:val="none" w:sz="0" w:space="0" w:color="auto"/>
            <w:bottom w:val="none" w:sz="0" w:space="0" w:color="auto"/>
            <w:right w:val="none" w:sz="0" w:space="0" w:color="auto"/>
          </w:divBdr>
        </w:div>
        <w:div w:id="1752969188">
          <w:marLeft w:val="0"/>
          <w:marRight w:val="0"/>
          <w:marTop w:val="0"/>
          <w:marBottom w:val="0"/>
          <w:divBdr>
            <w:top w:val="none" w:sz="0" w:space="0" w:color="auto"/>
            <w:left w:val="none" w:sz="0" w:space="0" w:color="auto"/>
            <w:bottom w:val="none" w:sz="0" w:space="0" w:color="auto"/>
            <w:right w:val="none" w:sz="0" w:space="0" w:color="auto"/>
          </w:divBdr>
        </w:div>
        <w:div w:id="1549102293">
          <w:marLeft w:val="0"/>
          <w:marRight w:val="0"/>
          <w:marTop w:val="0"/>
          <w:marBottom w:val="0"/>
          <w:divBdr>
            <w:top w:val="none" w:sz="0" w:space="0" w:color="auto"/>
            <w:left w:val="none" w:sz="0" w:space="0" w:color="auto"/>
            <w:bottom w:val="none" w:sz="0" w:space="0" w:color="auto"/>
            <w:right w:val="none" w:sz="0" w:space="0" w:color="auto"/>
          </w:divBdr>
        </w:div>
        <w:div w:id="635455855">
          <w:marLeft w:val="0"/>
          <w:marRight w:val="0"/>
          <w:marTop w:val="0"/>
          <w:marBottom w:val="0"/>
          <w:divBdr>
            <w:top w:val="none" w:sz="0" w:space="0" w:color="auto"/>
            <w:left w:val="none" w:sz="0" w:space="0" w:color="auto"/>
            <w:bottom w:val="none" w:sz="0" w:space="0" w:color="auto"/>
            <w:right w:val="none" w:sz="0" w:space="0" w:color="auto"/>
          </w:divBdr>
          <w:divsChild>
            <w:div w:id="1511991300">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158036421">
      <w:bodyDiv w:val="1"/>
      <w:marLeft w:val="0"/>
      <w:marRight w:val="0"/>
      <w:marTop w:val="0"/>
      <w:marBottom w:val="0"/>
      <w:divBdr>
        <w:top w:val="none" w:sz="0" w:space="0" w:color="auto"/>
        <w:left w:val="none" w:sz="0" w:space="0" w:color="auto"/>
        <w:bottom w:val="none" w:sz="0" w:space="0" w:color="auto"/>
        <w:right w:val="none" w:sz="0" w:space="0" w:color="auto"/>
      </w:divBdr>
    </w:div>
    <w:div w:id="1225485320">
      <w:bodyDiv w:val="1"/>
      <w:marLeft w:val="0"/>
      <w:marRight w:val="0"/>
      <w:marTop w:val="0"/>
      <w:marBottom w:val="0"/>
      <w:divBdr>
        <w:top w:val="none" w:sz="0" w:space="0" w:color="auto"/>
        <w:left w:val="none" w:sz="0" w:space="0" w:color="auto"/>
        <w:bottom w:val="none" w:sz="0" w:space="0" w:color="auto"/>
        <w:right w:val="none" w:sz="0" w:space="0" w:color="auto"/>
      </w:divBdr>
    </w:div>
    <w:div w:id="1342464260">
      <w:bodyDiv w:val="1"/>
      <w:marLeft w:val="0"/>
      <w:marRight w:val="0"/>
      <w:marTop w:val="0"/>
      <w:marBottom w:val="0"/>
      <w:divBdr>
        <w:top w:val="none" w:sz="0" w:space="0" w:color="auto"/>
        <w:left w:val="none" w:sz="0" w:space="0" w:color="auto"/>
        <w:bottom w:val="none" w:sz="0" w:space="0" w:color="auto"/>
        <w:right w:val="none" w:sz="0" w:space="0" w:color="auto"/>
      </w:divBdr>
    </w:div>
    <w:div w:id="1499152591">
      <w:bodyDiv w:val="1"/>
      <w:marLeft w:val="0"/>
      <w:marRight w:val="0"/>
      <w:marTop w:val="0"/>
      <w:marBottom w:val="0"/>
      <w:divBdr>
        <w:top w:val="none" w:sz="0" w:space="0" w:color="auto"/>
        <w:left w:val="none" w:sz="0" w:space="0" w:color="auto"/>
        <w:bottom w:val="none" w:sz="0" w:space="0" w:color="auto"/>
        <w:right w:val="none" w:sz="0" w:space="0" w:color="auto"/>
      </w:divBdr>
    </w:div>
    <w:div w:id="1524199560">
      <w:bodyDiv w:val="1"/>
      <w:marLeft w:val="0"/>
      <w:marRight w:val="0"/>
      <w:marTop w:val="0"/>
      <w:marBottom w:val="0"/>
      <w:divBdr>
        <w:top w:val="none" w:sz="0" w:space="0" w:color="auto"/>
        <w:left w:val="none" w:sz="0" w:space="0" w:color="auto"/>
        <w:bottom w:val="none" w:sz="0" w:space="0" w:color="auto"/>
        <w:right w:val="none" w:sz="0" w:space="0" w:color="auto"/>
      </w:divBdr>
    </w:div>
    <w:div w:id="1578779681">
      <w:bodyDiv w:val="1"/>
      <w:marLeft w:val="0"/>
      <w:marRight w:val="0"/>
      <w:marTop w:val="0"/>
      <w:marBottom w:val="0"/>
      <w:divBdr>
        <w:top w:val="none" w:sz="0" w:space="0" w:color="auto"/>
        <w:left w:val="none" w:sz="0" w:space="0" w:color="auto"/>
        <w:bottom w:val="none" w:sz="0" w:space="0" w:color="auto"/>
        <w:right w:val="none" w:sz="0" w:space="0" w:color="auto"/>
      </w:divBdr>
    </w:div>
    <w:div w:id="1607693221">
      <w:bodyDiv w:val="1"/>
      <w:marLeft w:val="0"/>
      <w:marRight w:val="0"/>
      <w:marTop w:val="0"/>
      <w:marBottom w:val="0"/>
      <w:divBdr>
        <w:top w:val="none" w:sz="0" w:space="0" w:color="auto"/>
        <w:left w:val="none" w:sz="0" w:space="0" w:color="auto"/>
        <w:bottom w:val="none" w:sz="0" w:space="0" w:color="auto"/>
        <w:right w:val="none" w:sz="0" w:space="0" w:color="auto"/>
      </w:divBdr>
    </w:div>
    <w:div w:id="1716468358">
      <w:bodyDiv w:val="1"/>
      <w:marLeft w:val="0"/>
      <w:marRight w:val="0"/>
      <w:marTop w:val="0"/>
      <w:marBottom w:val="0"/>
      <w:divBdr>
        <w:top w:val="none" w:sz="0" w:space="0" w:color="auto"/>
        <w:left w:val="none" w:sz="0" w:space="0" w:color="auto"/>
        <w:bottom w:val="none" w:sz="0" w:space="0" w:color="auto"/>
        <w:right w:val="none" w:sz="0" w:space="0" w:color="auto"/>
      </w:divBdr>
      <w:divsChild>
        <w:div w:id="422380528">
          <w:marLeft w:val="0"/>
          <w:marRight w:val="0"/>
          <w:marTop w:val="0"/>
          <w:marBottom w:val="0"/>
          <w:divBdr>
            <w:top w:val="none" w:sz="0" w:space="0" w:color="auto"/>
            <w:left w:val="none" w:sz="0" w:space="0" w:color="auto"/>
            <w:bottom w:val="none" w:sz="0" w:space="0" w:color="auto"/>
            <w:right w:val="none" w:sz="0" w:space="0" w:color="auto"/>
          </w:divBdr>
        </w:div>
        <w:div w:id="73280083">
          <w:marLeft w:val="0"/>
          <w:marRight w:val="0"/>
          <w:marTop w:val="0"/>
          <w:marBottom w:val="0"/>
          <w:divBdr>
            <w:top w:val="none" w:sz="0" w:space="0" w:color="auto"/>
            <w:left w:val="none" w:sz="0" w:space="0" w:color="auto"/>
            <w:bottom w:val="none" w:sz="0" w:space="0" w:color="auto"/>
            <w:right w:val="none" w:sz="0" w:space="0" w:color="auto"/>
          </w:divBdr>
        </w:div>
        <w:div w:id="1087388894">
          <w:marLeft w:val="0"/>
          <w:marRight w:val="0"/>
          <w:marTop w:val="0"/>
          <w:marBottom w:val="0"/>
          <w:divBdr>
            <w:top w:val="none" w:sz="0" w:space="0" w:color="auto"/>
            <w:left w:val="none" w:sz="0" w:space="0" w:color="auto"/>
            <w:bottom w:val="none" w:sz="0" w:space="0" w:color="auto"/>
            <w:right w:val="none" w:sz="0" w:space="0" w:color="auto"/>
          </w:divBdr>
        </w:div>
        <w:div w:id="993145122">
          <w:marLeft w:val="0"/>
          <w:marRight w:val="0"/>
          <w:marTop w:val="0"/>
          <w:marBottom w:val="0"/>
          <w:divBdr>
            <w:top w:val="none" w:sz="0" w:space="0" w:color="auto"/>
            <w:left w:val="none" w:sz="0" w:space="0" w:color="auto"/>
            <w:bottom w:val="none" w:sz="0" w:space="0" w:color="auto"/>
            <w:right w:val="none" w:sz="0" w:space="0" w:color="auto"/>
          </w:divBdr>
        </w:div>
        <w:div w:id="2072802821">
          <w:marLeft w:val="0"/>
          <w:marRight w:val="0"/>
          <w:marTop w:val="0"/>
          <w:marBottom w:val="0"/>
          <w:divBdr>
            <w:top w:val="none" w:sz="0" w:space="0" w:color="auto"/>
            <w:left w:val="none" w:sz="0" w:space="0" w:color="auto"/>
            <w:bottom w:val="none" w:sz="0" w:space="0" w:color="auto"/>
            <w:right w:val="none" w:sz="0" w:space="0" w:color="auto"/>
          </w:divBdr>
        </w:div>
        <w:div w:id="1398435097">
          <w:marLeft w:val="0"/>
          <w:marRight w:val="0"/>
          <w:marTop w:val="0"/>
          <w:marBottom w:val="0"/>
          <w:divBdr>
            <w:top w:val="none" w:sz="0" w:space="0" w:color="auto"/>
            <w:left w:val="none" w:sz="0" w:space="0" w:color="auto"/>
            <w:bottom w:val="none" w:sz="0" w:space="0" w:color="auto"/>
            <w:right w:val="none" w:sz="0" w:space="0" w:color="auto"/>
          </w:divBdr>
        </w:div>
        <w:div w:id="285741633">
          <w:marLeft w:val="0"/>
          <w:marRight w:val="0"/>
          <w:marTop w:val="0"/>
          <w:marBottom w:val="0"/>
          <w:divBdr>
            <w:top w:val="none" w:sz="0" w:space="0" w:color="auto"/>
            <w:left w:val="none" w:sz="0" w:space="0" w:color="auto"/>
            <w:bottom w:val="none" w:sz="0" w:space="0" w:color="auto"/>
            <w:right w:val="none" w:sz="0" w:space="0" w:color="auto"/>
          </w:divBdr>
        </w:div>
        <w:div w:id="1283420175">
          <w:marLeft w:val="0"/>
          <w:marRight w:val="0"/>
          <w:marTop w:val="0"/>
          <w:marBottom w:val="0"/>
          <w:divBdr>
            <w:top w:val="none" w:sz="0" w:space="0" w:color="auto"/>
            <w:left w:val="none" w:sz="0" w:space="0" w:color="auto"/>
            <w:bottom w:val="none" w:sz="0" w:space="0" w:color="auto"/>
            <w:right w:val="none" w:sz="0" w:space="0" w:color="auto"/>
          </w:divBdr>
        </w:div>
        <w:div w:id="538130678">
          <w:marLeft w:val="0"/>
          <w:marRight w:val="0"/>
          <w:marTop w:val="0"/>
          <w:marBottom w:val="0"/>
          <w:divBdr>
            <w:top w:val="none" w:sz="0" w:space="0" w:color="auto"/>
            <w:left w:val="none" w:sz="0" w:space="0" w:color="auto"/>
            <w:bottom w:val="none" w:sz="0" w:space="0" w:color="auto"/>
            <w:right w:val="none" w:sz="0" w:space="0" w:color="auto"/>
          </w:divBdr>
        </w:div>
        <w:div w:id="1446119439">
          <w:marLeft w:val="0"/>
          <w:marRight w:val="0"/>
          <w:marTop w:val="0"/>
          <w:marBottom w:val="0"/>
          <w:divBdr>
            <w:top w:val="none" w:sz="0" w:space="0" w:color="auto"/>
            <w:left w:val="none" w:sz="0" w:space="0" w:color="auto"/>
            <w:bottom w:val="none" w:sz="0" w:space="0" w:color="auto"/>
            <w:right w:val="none" w:sz="0" w:space="0" w:color="auto"/>
          </w:divBdr>
        </w:div>
        <w:div w:id="660889255">
          <w:marLeft w:val="0"/>
          <w:marRight w:val="0"/>
          <w:marTop w:val="0"/>
          <w:marBottom w:val="0"/>
          <w:divBdr>
            <w:top w:val="none" w:sz="0" w:space="0" w:color="auto"/>
            <w:left w:val="none" w:sz="0" w:space="0" w:color="auto"/>
            <w:bottom w:val="none" w:sz="0" w:space="0" w:color="auto"/>
            <w:right w:val="none" w:sz="0" w:space="0" w:color="auto"/>
          </w:divBdr>
        </w:div>
        <w:div w:id="1282570349">
          <w:marLeft w:val="0"/>
          <w:marRight w:val="0"/>
          <w:marTop w:val="0"/>
          <w:marBottom w:val="0"/>
          <w:divBdr>
            <w:top w:val="none" w:sz="0" w:space="0" w:color="auto"/>
            <w:left w:val="none" w:sz="0" w:space="0" w:color="auto"/>
            <w:bottom w:val="none" w:sz="0" w:space="0" w:color="auto"/>
            <w:right w:val="none" w:sz="0" w:space="0" w:color="auto"/>
          </w:divBdr>
        </w:div>
        <w:div w:id="341786960">
          <w:marLeft w:val="0"/>
          <w:marRight w:val="0"/>
          <w:marTop w:val="0"/>
          <w:marBottom w:val="0"/>
          <w:divBdr>
            <w:top w:val="none" w:sz="0" w:space="0" w:color="auto"/>
            <w:left w:val="none" w:sz="0" w:space="0" w:color="auto"/>
            <w:bottom w:val="none" w:sz="0" w:space="0" w:color="auto"/>
            <w:right w:val="none" w:sz="0" w:space="0" w:color="auto"/>
          </w:divBdr>
        </w:div>
        <w:div w:id="940986548">
          <w:marLeft w:val="0"/>
          <w:marRight w:val="0"/>
          <w:marTop w:val="0"/>
          <w:marBottom w:val="0"/>
          <w:divBdr>
            <w:top w:val="none" w:sz="0" w:space="0" w:color="auto"/>
            <w:left w:val="none" w:sz="0" w:space="0" w:color="auto"/>
            <w:bottom w:val="none" w:sz="0" w:space="0" w:color="auto"/>
            <w:right w:val="none" w:sz="0" w:space="0" w:color="auto"/>
          </w:divBdr>
        </w:div>
        <w:div w:id="586160765">
          <w:marLeft w:val="0"/>
          <w:marRight w:val="0"/>
          <w:marTop w:val="0"/>
          <w:marBottom w:val="0"/>
          <w:divBdr>
            <w:top w:val="none" w:sz="0" w:space="0" w:color="auto"/>
            <w:left w:val="none" w:sz="0" w:space="0" w:color="auto"/>
            <w:bottom w:val="none" w:sz="0" w:space="0" w:color="auto"/>
            <w:right w:val="none" w:sz="0" w:space="0" w:color="auto"/>
          </w:divBdr>
        </w:div>
        <w:div w:id="839320807">
          <w:marLeft w:val="0"/>
          <w:marRight w:val="0"/>
          <w:marTop w:val="0"/>
          <w:marBottom w:val="0"/>
          <w:divBdr>
            <w:top w:val="none" w:sz="0" w:space="0" w:color="auto"/>
            <w:left w:val="none" w:sz="0" w:space="0" w:color="auto"/>
            <w:bottom w:val="none" w:sz="0" w:space="0" w:color="auto"/>
            <w:right w:val="none" w:sz="0" w:space="0" w:color="auto"/>
          </w:divBdr>
        </w:div>
        <w:div w:id="638926243">
          <w:marLeft w:val="0"/>
          <w:marRight w:val="0"/>
          <w:marTop w:val="0"/>
          <w:marBottom w:val="0"/>
          <w:divBdr>
            <w:top w:val="none" w:sz="0" w:space="0" w:color="auto"/>
            <w:left w:val="none" w:sz="0" w:space="0" w:color="auto"/>
            <w:bottom w:val="none" w:sz="0" w:space="0" w:color="auto"/>
            <w:right w:val="none" w:sz="0" w:space="0" w:color="auto"/>
          </w:divBdr>
        </w:div>
        <w:div w:id="1022781139">
          <w:marLeft w:val="0"/>
          <w:marRight w:val="0"/>
          <w:marTop w:val="0"/>
          <w:marBottom w:val="0"/>
          <w:divBdr>
            <w:top w:val="none" w:sz="0" w:space="0" w:color="auto"/>
            <w:left w:val="none" w:sz="0" w:space="0" w:color="auto"/>
            <w:bottom w:val="none" w:sz="0" w:space="0" w:color="auto"/>
            <w:right w:val="none" w:sz="0" w:space="0" w:color="auto"/>
          </w:divBdr>
        </w:div>
        <w:div w:id="1241520032">
          <w:marLeft w:val="0"/>
          <w:marRight w:val="0"/>
          <w:marTop w:val="0"/>
          <w:marBottom w:val="0"/>
          <w:divBdr>
            <w:top w:val="none" w:sz="0" w:space="0" w:color="auto"/>
            <w:left w:val="none" w:sz="0" w:space="0" w:color="auto"/>
            <w:bottom w:val="none" w:sz="0" w:space="0" w:color="auto"/>
            <w:right w:val="none" w:sz="0" w:space="0" w:color="auto"/>
          </w:divBdr>
        </w:div>
        <w:div w:id="1822114886">
          <w:marLeft w:val="0"/>
          <w:marRight w:val="0"/>
          <w:marTop w:val="0"/>
          <w:marBottom w:val="0"/>
          <w:divBdr>
            <w:top w:val="none" w:sz="0" w:space="0" w:color="auto"/>
            <w:left w:val="none" w:sz="0" w:space="0" w:color="auto"/>
            <w:bottom w:val="none" w:sz="0" w:space="0" w:color="auto"/>
            <w:right w:val="none" w:sz="0" w:space="0" w:color="auto"/>
          </w:divBdr>
        </w:div>
        <w:div w:id="1287544625">
          <w:marLeft w:val="0"/>
          <w:marRight w:val="0"/>
          <w:marTop w:val="0"/>
          <w:marBottom w:val="0"/>
          <w:divBdr>
            <w:top w:val="none" w:sz="0" w:space="0" w:color="auto"/>
            <w:left w:val="none" w:sz="0" w:space="0" w:color="auto"/>
            <w:bottom w:val="none" w:sz="0" w:space="0" w:color="auto"/>
            <w:right w:val="none" w:sz="0" w:space="0" w:color="auto"/>
          </w:divBdr>
        </w:div>
        <w:div w:id="216673847">
          <w:marLeft w:val="0"/>
          <w:marRight w:val="0"/>
          <w:marTop w:val="0"/>
          <w:marBottom w:val="0"/>
          <w:divBdr>
            <w:top w:val="none" w:sz="0" w:space="0" w:color="auto"/>
            <w:left w:val="none" w:sz="0" w:space="0" w:color="auto"/>
            <w:bottom w:val="none" w:sz="0" w:space="0" w:color="auto"/>
            <w:right w:val="none" w:sz="0" w:space="0" w:color="auto"/>
          </w:divBdr>
        </w:div>
        <w:div w:id="329261793">
          <w:marLeft w:val="0"/>
          <w:marRight w:val="0"/>
          <w:marTop w:val="0"/>
          <w:marBottom w:val="0"/>
          <w:divBdr>
            <w:top w:val="none" w:sz="0" w:space="0" w:color="auto"/>
            <w:left w:val="none" w:sz="0" w:space="0" w:color="auto"/>
            <w:bottom w:val="none" w:sz="0" w:space="0" w:color="auto"/>
            <w:right w:val="none" w:sz="0" w:space="0" w:color="auto"/>
          </w:divBdr>
        </w:div>
        <w:div w:id="333843128">
          <w:marLeft w:val="0"/>
          <w:marRight w:val="0"/>
          <w:marTop w:val="0"/>
          <w:marBottom w:val="0"/>
          <w:divBdr>
            <w:top w:val="none" w:sz="0" w:space="0" w:color="auto"/>
            <w:left w:val="none" w:sz="0" w:space="0" w:color="auto"/>
            <w:bottom w:val="none" w:sz="0" w:space="0" w:color="auto"/>
            <w:right w:val="none" w:sz="0" w:space="0" w:color="auto"/>
          </w:divBdr>
        </w:div>
        <w:div w:id="1266421692">
          <w:marLeft w:val="0"/>
          <w:marRight w:val="0"/>
          <w:marTop w:val="0"/>
          <w:marBottom w:val="0"/>
          <w:divBdr>
            <w:top w:val="none" w:sz="0" w:space="0" w:color="auto"/>
            <w:left w:val="none" w:sz="0" w:space="0" w:color="auto"/>
            <w:bottom w:val="none" w:sz="0" w:space="0" w:color="auto"/>
            <w:right w:val="none" w:sz="0" w:space="0" w:color="auto"/>
          </w:divBdr>
        </w:div>
        <w:div w:id="684944214">
          <w:marLeft w:val="0"/>
          <w:marRight w:val="0"/>
          <w:marTop w:val="0"/>
          <w:marBottom w:val="0"/>
          <w:divBdr>
            <w:top w:val="none" w:sz="0" w:space="0" w:color="auto"/>
            <w:left w:val="none" w:sz="0" w:space="0" w:color="auto"/>
            <w:bottom w:val="none" w:sz="0" w:space="0" w:color="auto"/>
            <w:right w:val="none" w:sz="0" w:space="0" w:color="auto"/>
          </w:divBdr>
        </w:div>
        <w:div w:id="1600405549">
          <w:marLeft w:val="0"/>
          <w:marRight w:val="0"/>
          <w:marTop w:val="0"/>
          <w:marBottom w:val="0"/>
          <w:divBdr>
            <w:top w:val="none" w:sz="0" w:space="0" w:color="auto"/>
            <w:left w:val="none" w:sz="0" w:space="0" w:color="auto"/>
            <w:bottom w:val="none" w:sz="0" w:space="0" w:color="auto"/>
            <w:right w:val="none" w:sz="0" w:space="0" w:color="auto"/>
          </w:divBdr>
        </w:div>
        <w:div w:id="621157575">
          <w:marLeft w:val="0"/>
          <w:marRight w:val="0"/>
          <w:marTop w:val="0"/>
          <w:marBottom w:val="0"/>
          <w:divBdr>
            <w:top w:val="none" w:sz="0" w:space="0" w:color="auto"/>
            <w:left w:val="none" w:sz="0" w:space="0" w:color="auto"/>
            <w:bottom w:val="none" w:sz="0" w:space="0" w:color="auto"/>
            <w:right w:val="none" w:sz="0" w:space="0" w:color="auto"/>
          </w:divBdr>
        </w:div>
        <w:div w:id="110901666">
          <w:marLeft w:val="0"/>
          <w:marRight w:val="0"/>
          <w:marTop w:val="0"/>
          <w:marBottom w:val="0"/>
          <w:divBdr>
            <w:top w:val="none" w:sz="0" w:space="0" w:color="auto"/>
            <w:left w:val="none" w:sz="0" w:space="0" w:color="auto"/>
            <w:bottom w:val="none" w:sz="0" w:space="0" w:color="auto"/>
            <w:right w:val="none" w:sz="0" w:space="0" w:color="auto"/>
          </w:divBdr>
        </w:div>
        <w:div w:id="317005585">
          <w:marLeft w:val="0"/>
          <w:marRight w:val="0"/>
          <w:marTop w:val="0"/>
          <w:marBottom w:val="0"/>
          <w:divBdr>
            <w:top w:val="none" w:sz="0" w:space="0" w:color="auto"/>
            <w:left w:val="none" w:sz="0" w:space="0" w:color="auto"/>
            <w:bottom w:val="none" w:sz="0" w:space="0" w:color="auto"/>
            <w:right w:val="none" w:sz="0" w:space="0" w:color="auto"/>
          </w:divBdr>
        </w:div>
        <w:div w:id="1474788515">
          <w:marLeft w:val="0"/>
          <w:marRight w:val="0"/>
          <w:marTop w:val="0"/>
          <w:marBottom w:val="0"/>
          <w:divBdr>
            <w:top w:val="none" w:sz="0" w:space="0" w:color="auto"/>
            <w:left w:val="none" w:sz="0" w:space="0" w:color="auto"/>
            <w:bottom w:val="none" w:sz="0" w:space="0" w:color="auto"/>
            <w:right w:val="none" w:sz="0" w:space="0" w:color="auto"/>
          </w:divBdr>
        </w:div>
        <w:div w:id="1628777876">
          <w:marLeft w:val="0"/>
          <w:marRight w:val="0"/>
          <w:marTop w:val="0"/>
          <w:marBottom w:val="0"/>
          <w:divBdr>
            <w:top w:val="none" w:sz="0" w:space="0" w:color="auto"/>
            <w:left w:val="none" w:sz="0" w:space="0" w:color="auto"/>
            <w:bottom w:val="none" w:sz="0" w:space="0" w:color="auto"/>
            <w:right w:val="none" w:sz="0" w:space="0" w:color="auto"/>
          </w:divBdr>
          <w:divsChild>
            <w:div w:id="373583268">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746687123">
      <w:bodyDiv w:val="1"/>
      <w:marLeft w:val="0"/>
      <w:marRight w:val="0"/>
      <w:marTop w:val="0"/>
      <w:marBottom w:val="0"/>
      <w:divBdr>
        <w:top w:val="none" w:sz="0" w:space="0" w:color="auto"/>
        <w:left w:val="none" w:sz="0" w:space="0" w:color="auto"/>
        <w:bottom w:val="none" w:sz="0" w:space="0" w:color="auto"/>
        <w:right w:val="none" w:sz="0" w:space="0" w:color="auto"/>
      </w:divBdr>
    </w:div>
    <w:div w:id="1992367933">
      <w:bodyDiv w:val="1"/>
      <w:marLeft w:val="0"/>
      <w:marRight w:val="0"/>
      <w:marTop w:val="0"/>
      <w:marBottom w:val="0"/>
      <w:divBdr>
        <w:top w:val="none" w:sz="0" w:space="0" w:color="auto"/>
        <w:left w:val="none" w:sz="0" w:space="0" w:color="auto"/>
        <w:bottom w:val="none" w:sz="0" w:space="0" w:color="auto"/>
        <w:right w:val="none" w:sz="0" w:space="0" w:color="auto"/>
      </w:divBdr>
    </w:div>
    <w:div w:id="2000230454">
      <w:bodyDiv w:val="1"/>
      <w:marLeft w:val="0"/>
      <w:marRight w:val="0"/>
      <w:marTop w:val="0"/>
      <w:marBottom w:val="0"/>
      <w:divBdr>
        <w:top w:val="none" w:sz="0" w:space="0" w:color="auto"/>
        <w:left w:val="none" w:sz="0" w:space="0" w:color="auto"/>
        <w:bottom w:val="none" w:sz="0" w:space="0" w:color="auto"/>
        <w:right w:val="none" w:sz="0" w:space="0" w:color="auto"/>
      </w:divBdr>
    </w:div>
    <w:div w:id="2052683627">
      <w:bodyDiv w:val="1"/>
      <w:marLeft w:val="0"/>
      <w:marRight w:val="0"/>
      <w:marTop w:val="0"/>
      <w:marBottom w:val="0"/>
      <w:divBdr>
        <w:top w:val="none" w:sz="0" w:space="0" w:color="auto"/>
        <w:left w:val="none" w:sz="0" w:space="0" w:color="auto"/>
        <w:bottom w:val="none" w:sz="0" w:space="0" w:color="auto"/>
        <w:right w:val="none" w:sz="0" w:space="0" w:color="auto"/>
      </w:divBdr>
    </w:div>
    <w:div w:id="212626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s://doi.org/10.1111/ddi.12678"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doi.org/10.1038/s41586-022-0466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doi.org/10.1007/s10530-008-9285-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yperlink" Target="https://doi.org/10.1201/EBK1420064162-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446DE-2849-344C-A336-79C6536E9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31</Pages>
  <Words>5411</Words>
  <Characters>30846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Moon</dc:creator>
  <cp:keywords/>
  <dc:description/>
  <cp:lastModifiedBy>Quinn Moon</cp:lastModifiedBy>
  <cp:revision>8</cp:revision>
  <dcterms:created xsi:type="dcterms:W3CDTF">2023-04-28T00:58:00Z</dcterms:created>
  <dcterms:modified xsi:type="dcterms:W3CDTF">2023-05-01T20:54:00Z</dcterms:modified>
</cp:coreProperties>
</file>